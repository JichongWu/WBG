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D7C0E8" w14:textId="77777777" w:rsidR="00A22BD7" w:rsidRDefault="00A22BD7" w:rsidP="00913228">
      <w:pPr>
        <w:adjustRightInd w:val="0"/>
        <w:snapToGrid w:val="0"/>
        <w:jc w:val="center"/>
        <w:rPr>
          <w:rFonts w:ascii="Verdana" w:hAnsi="Verdana" w:cstheme="majorHAnsi"/>
          <w:b/>
          <w:sz w:val="24"/>
          <w:szCs w:val="20"/>
        </w:rPr>
      </w:pPr>
    </w:p>
    <w:p w14:paraId="6D8CEAB2" w14:textId="77777777" w:rsidR="00A22BD7" w:rsidRDefault="00A22BD7" w:rsidP="00913228">
      <w:pPr>
        <w:adjustRightInd w:val="0"/>
        <w:snapToGrid w:val="0"/>
        <w:jc w:val="center"/>
        <w:rPr>
          <w:rFonts w:ascii="Verdana" w:hAnsi="Verdana" w:cstheme="majorHAnsi"/>
          <w:b/>
          <w:sz w:val="24"/>
          <w:szCs w:val="20"/>
        </w:rPr>
      </w:pPr>
    </w:p>
    <w:p w14:paraId="7D9C8255" w14:textId="77777777" w:rsidR="00A22BD7" w:rsidRDefault="00A22BD7" w:rsidP="00913228">
      <w:pPr>
        <w:adjustRightInd w:val="0"/>
        <w:snapToGrid w:val="0"/>
        <w:jc w:val="center"/>
        <w:rPr>
          <w:rFonts w:ascii="Verdana" w:hAnsi="Verdana" w:cstheme="majorHAnsi"/>
          <w:b/>
          <w:sz w:val="24"/>
          <w:szCs w:val="20"/>
        </w:rPr>
      </w:pPr>
    </w:p>
    <w:p w14:paraId="3DF63156" w14:textId="77777777" w:rsidR="00A22BD7" w:rsidRDefault="00A22BD7" w:rsidP="00913228">
      <w:pPr>
        <w:adjustRightInd w:val="0"/>
        <w:snapToGrid w:val="0"/>
        <w:jc w:val="center"/>
        <w:rPr>
          <w:rFonts w:ascii="Verdana" w:hAnsi="Verdana" w:cstheme="majorHAnsi"/>
          <w:b/>
          <w:sz w:val="24"/>
          <w:szCs w:val="20"/>
        </w:rPr>
      </w:pPr>
    </w:p>
    <w:p w14:paraId="5323EA87" w14:textId="77777777" w:rsidR="00A22BD7" w:rsidRDefault="00A22BD7" w:rsidP="00913228">
      <w:pPr>
        <w:adjustRightInd w:val="0"/>
        <w:snapToGrid w:val="0"/>
        <w:jc w:val="center"/>
        <w:rPr>
          <w:rFonts w:ascii="Verdana" w:hAnsi="Verdana" w:cstheme="majorHAnsi"/>
          <w:b/>
          <w:sz w:val="24"/>
          <w:szCs w:val="20"/>
        </w:rPr>
      </w:pPr>
    </w:p>
    <w:p w14:paraId="2F4C5063" w14:textId="77777777" w:rsidR="00A22BD7" w:rsidRDefault="00A22BD7" w:rsidP="00913228">
      <w:pPr>
        <w:adjustRightInd w:val="0"/>
        <w:snapToGrid w:val="0"/>
        <w:jc w:val="center"/>
        <w:rPr>
          <w:rFonts w:ascii="Verdana" w:hAnsi="Verdana" w:cstheme="majorHAnsi"/>
          <w:b/>
          <w:sz w:val="24"/>
          <w:szCs w:val="20"/>
        </w:rPr>
      </w:pPr>
    </w:p>
    <w:p w14:paraId="38AC7203" w14:textId="0F64F65F" w:rsidR="00913228" w:rsidRPr="00A22BD7" w:rsidRDefault="00B11562" w:rsidP="00913228">
      <w:pPr>
        <w:adjustRightInd w:val="0"/>
        <w:snapToGrid w:val="0"/>
        <w:jc w:val="center"/>
        <w:rPr>
          <w:rFonts w:ascii="Tahoma" w:hAnsi="Tahoma" w:cs="Tahoma"/>
          <w:b/>
          <w:sz w:val="36"/>
          <w:szCs w:val="28"/>
        </w:rPr>
      </w:pPr>
      <w:commentRangeStart w:id="0"/>
      <w:r w:rsidRPr="00A22BD7">
        <w:rPr>
          <w:rFonts w:ascii="Tahoma" w:hAnsi="Tahoma" w:cs="Tahoma"/>
          <w:b/>
          <w:sz w:val="36"/>
          <w:szCs w:val="28"/>
        </w:rPr>
        <w:t>Exploring</w:t>
      </w:r>
      <w:commentRangeEnd w:id="0"/>
      <w:r w:rsidR="00103198">
        <w:rPr>
          <w:rStyle w:val="CommentReference"/>
        </w:rPr>
        <w:commentReference w:id="0"/>
      </w:r>
      <w:r w:rsidRPr="00A22BD7">
        <w:rPr>
          <w:rFonts w:ascii="Tahoma" w:hAnsi="Tahoma" w:cs="Tahoma"/>
          <w:b/>
          <w:sz w:val="36"/>
          <w:szCs w:val="28"/>
        </w:rPr>
        <w:t xml:space="preserve"> the </w:t>
      </w:r>
      <w:r w:rsidR="00913228" w:rsidRPr="00A22BD7">
        <w:rPr>
          <w:rFonts w:ascii="Tahoma" w:hAnsi="Tahoma" w:cs="Tahoma"/>
          <w:b/>
          <w:sz w:val="36"/>
          <w:szCs w:val="28"/>
        </w:rPr>
        <w:t>R</w:t>
      </w:r>
      <w:r w:rsidRPr="00A22BD7">
        <w:rPr>
          <w:rFonts w:ascii="Tahoma" w:hAnsi="Tahoma" w:cs="Tahoma"/>
          <w:b/>
          <w:sz w:val="36"/>
          <w:szCs w:val="28"/>
        </w:rPr>
        <w:t xml:space="preserve">ole of </w:t>
      </w:r>
      <w:r w:rsidR="00913228" w:rsidRPr="00A22BD7">
        <w:rPr>
          <w:rFonts w:ascii="Tahoma" w:hAnsi="Tahoma" w:cs="Tahoma"/>
          <w:b/>
          <w:sz w:val="36"/>
          <w:szCs w:val="28"/>
        </w:rPr>
        <w:t>C</w:t>
      </w:r>
      <w:r w:rsidRPr="00A22BD7">
        <w:rPr>
          <w:rFonts w:ascii="Tahoma" w:hAnsi="Tahoma" w:cs="Tahoma"/>
          <w:b/>
          <w:sz w:val="36"/>
          <w:szCs w:val="28"/>
        </w:rPr>
        <w:t xml:space="preserve">arbon </w:t>
      </w:r>
      <w:r w:rsidR="00913228" w:rsidRPr="00A22BD7">
        <w:rPr>
          <w:rFonts w:ascii="Tahoma" w:hAnsi="Tahoma" w:cs="Tahoma"/>
          <w:b/>
          <w:sz w:val="36"/>
          <w:szCs w:val="28"/>
        </w:rPr>
        <w:t>M</w:t>
      </w:r>
      <w:r w:rsidRPr="00A22BD7">
        <w:rPr>
          <w:rFonts w:ascii="Tahoma" w:hAnsi="Tahoma" w:cs="Tahoma"/>
          <w:b/>
          <w:sz w:val="36"/>
          <w:szCs w:val="28"/>
        </w:rPr>
        <w:t xml:space="preserve">arkets </w:t>
      </w:r>
    </w:p>
    <w:p w14:paraId="6D4AA92F" w14:textId="747E9F26" w:rsidR="00B11562" w:rsidRPr="00A22BD7" w:rsidRDefault="00B11562" w:rsidP="00913228">
      <w:pPr>
        <w:adjustRightInd w:val="0"/>
        <w:snapToGrid w:val="0"/>
        <w:jc w:val="center"/>
        <w:rPr>
          <w:rFonts w:ascii="Tahoma" w:hAnsi="Tahoma" w:cs="Tahoma"/>
          <w:b/>
          <w:sz w:val="36"/>
          <w:szCs w:val="28"/>
        </w:rPr>
      </w:pPr>
      <w:r w:rsidRPr="00A22BD7">
        <w:rPr>
          <w:rFonts w:ascii="Tahoma" w:hAnsi="Tahoma" w:cs="Tahoma"/>
          <w:b/>
          <w:sz w:val="36"/>
          <w:szCs w:val="28"/>
        </w:rPr>
        <w:t xml:space="preserve">in </w:t>
      </w:r>
      <w:r w:rsidR="00913228" w:rsidRPr="00A22BD7">
        <w:rPr>
          <w:rFonts w:ascii="Tahoma" w:hAnsi="Tahoma" w:cs="Tahoma"/>
          <w:b/>
          <w:sz w:val="36"/>
          <w:szCs w:val="28"/>
        </w:rPr>
        <w:t>S</w:t>
      </w:r>
      <w:r w:rsidRPr="00A22BD7">
        <w:rPr>
          <w:rFonts w:ascii="Tahoma" w:hAnsi="Tahoma" w:cs="Tahoma"/>
          <w:b/>
          <w:sz w:val="36"/>
          <w:szCs w:val="28"/>
        </w:rPr>
        <w:t xml:space="preserve">upporting China’s </w:t>
      </w:r>
      <w:r w:rsidR="00913228" w:rsidRPr="00A22BD7">
        <w:rPr>
          <w:rFonts w:ascii="Tahoma" w:hAnsi="Tahoma" w:cs="Tahoma"/>
          <w:b/>
          <w:sz w:val="36"/>
          <w:szCs w:val="28"/>
        </w:rPr>
        <w:t>C</w:t>
      </w:r>
      <w:r w:rsidRPr="00A22BD7">
        <w:rPr>
          <w:rFonts w:ascii="Tahoma" w:hAnsi="Tahoma" w:cs="Tahoma"/>
          <w:b/>
          <w:sz w:val="36"/>
          <w:szCs w:val="28"/>
        </w:rPr>
        <w:t xml:space="preserve">arbon </w:t>
      </w:r>
      <w:r w:rsidR="00913228" w:rsidRPr="00A22BD7">
        <w:rPr>
          <w:rFonts w:ascii="Tahoma" w:hAnsi="Tahoma" w:cs="Tahoma"/>
          <w:b/>
          <w:sz w:val="36"/>
          <w:szCs w:val="28"/>
        </w:rPr>
        <w:t>N</w:t>
      </w:r>
      <w:r w:rsidRPr="00A22BD7">
        <w:rPr>
          <w:rFonts w:ascii="Tahoma" w:hAnsi="Tahoma" w:cs="Tahoma"/>
          <w:b/>
          <w:sz w:val="36"/>
          <w:szCs w:val="28"/>
        </w:rPr>
        <w:t xml:space="preserve">eutrality </w:t>
      </w:r>
      <w:r w:rsidR="00913228" w:rsidRPr="00A22BD7">
        <w:rPr>
          <w:rFonts w:ascii="Tahoma" w:hAnsi="Tahoma" w:cs="Tahoma"/>
          <w:b/>
          <w:sz w:val="36"/>
          <w:szCs w:val="28"/>
        </w:rPr>
        <w:t>G</w:t>
      </w:r>
      <w:r w:rsidRPr="00A22BD7">
        <w:rPr>
          <w:rFonts w:ascii="Tahoma" w:hAnsi="Tahoma" w:cs="Tahoma"/>
          <w:b/>
          <w:sz w:val="36"/>
          <w:szCs w:val="28"/>
        </w:rPr>
        <w:t>oal</w:t>
      </w:r>
    </w:p>
    <w:p w14:paraId="0A483469" w14:textId="2D44E0E5" w:rsidR="009D0B6D" w:rsidRDefault="009D0B6D"/>
    <w:p w14:paraId="3F09FA05" w14:textId="23E91131" w:rsidR="00186B1E" w:rsidRDefault="00186B1E"/>
    <w:p w14:paraId="3F45379A" w14:textId="5D72EEA1" w:rsidR="00A22BD7" w:rsidRDefault="00A22BD7"/>
    <w:p w14:paraId="1D396E9B" w14:textId="3F54FB2A" w:rsidR="00A22BD7" w:rsidRDefault="00A22BD7"/>
    <w:p w14:paraId="3A343F58" w14:textId="016ED895" w:rsidR="00A22BD7" w:rsidRDefault="00A22BD7"/>
    <w:p w14:paraId="147775CB" w14:textId="45EE9FEC" w:rsidR="00A22BD7" w:rsidRDefault="00A22BD7"/>
    <w:p w14:paraId="6E7A0865" w14:textId="77777777" w:rsidR="00A22BD7" w:rsidRDefault="00A22BD7"/>
    <w:sdt>
      <w:sdtPr>
        <w:rPr>
          <w:rFonts w:asciiTheme="minorHAnsi" w:eastAsiaTheme="minorEastAsia" w:hAnsiTheme="minorHAnsi" w:cstheme="minorBidi"/>
          <w:color w:val="auto"/>
          <w:kern w:val="2"/>
          <w:sz w:val="21"/>
          <w:szCs w:val="22"/>
          <w:lang w:eastAsia="zh-CN"/>
        </w:rPr>
        <w:id w:val="67003262"/>
        <w:docPartObj>
          <w:docPartGallery w:val="Table of Contents"/>
          <w:docPartUnique/>
        </w:docPartObj>
      </w:sdtPr>
      <w:sdtEndPr>
        <w:rPr>
          <w:b/>
          <w:bCs/>
          <w:noProof/>
        </w:rPr>
      </w:sdtEndPr>
      <w:sdtContent>
        <w:p w14:paraId="7D260B6D" w14:textId="168CE715" w:rsidR="00730383" w:rsidRPr="006D6DEE" w:rsidRDefault="00730383">
          <w:pPr>
            <w:pStyle w:val="TOCHeading"/>
            <w:rPr>
              <w:b/>
              <w:bCs/>
              <w:sz w:val="48"/>
              <w:szCs w:val="48"/>
            </w:rPr>
          </w:pPr>
          <w:r w:rsidRPr="006D6DEE">
            <w:rPr>
              <w:b/>
              <w:bCs/>
              <w:sz w:val="48"/>
              <w:szCs w:val="48"/>
            </w:rPr>
            <w:t>Contents</w:t>
          </w:r>
        </w:p>
        <w:p w14:paraId="3DBFF289" w14:textId="2C728D38" w:rsidR="00730383" w:rsidRDefault="00730383">
          <w:pPr>
            <w:pStyle w:val="TOC1"/>
            <w:tabs>
              <w:tab w:val="right" w:leader="dot" w:pos="9350"/>
            </w:tabs>
          </w:pPr>
        </w:p>
        <w:p w14:paraId="41A058D6" w14:textId="77777777" w:rsidR="00973B9D" w:rsidRPr="00973B9D" w:rsidRDefault="00973B9D" w:rsidP="00973B9D"/>
        <w:p w14:paraId="11876EB1" w14:textId="1CAE9BC5" w:rsidR="003B4562" w:rsidRDefault="00730383">
          <w:pPr>
            <w:pStyle w:val="TOC1"/>
            <w:tabs>
              <w:tab w:val="right" w:leader="dot" w:pos="9926"/>
            </w:tabs>
            <w:rPr>
              <w:noProof/>
              <w:kern w:val="0"/>
              <w:sz w:val="22"/>
            </w:rPr>
          </w:pPr>
          <w:r w:rsidRPr="00730383">
            <w:fldChar w:fldCharType="begin"/>
          </w:r>
          <w:r w:rsidRPr="00730383">
            <w:instrText xml:space="preserve"> TOC \o "1-3" \h \z \u </w:instrText>
          </w:r>
          <w:r w:rsidRPr="00730383">
            <w:fldChar w:fldCharType="separate"/>
          </w:r>
          <w:hyperlink w:anchor="_Toc120644344" w:history="1">
            <w:r w:rsidR="003B4562" w:rsidRPr="0073499D">
              <w:rPr>
                <w:rStyle w:val="Hyperlink"/>
                <w:rFonts w:ascii="Tahoma" w:hAnsi="Tahoma" w:cs="Tahoma"/>
                <w:b/>
                <w:bCs/>
                <w:noProof/>
              </w:rPr>
              <w:t>Introduction</w:t>
            </w:r>
            <w:r w:rsidR="003B4562">
              <w:rPr>
                <w:noProof/>
                <w:webHidden/>
              </w:rPr>
              <w:tab/>
            </w:r>
            <w:r w:rsidR="003B4562">
              <w:rPr>
                <w:noProof/>
                <w:webHidden/>
              </w:rPr>
              <w:fldChar w:fldCharType="begin"/>
            </w:r>
            <w:r w:rsidR="003B4562">
              <w:rPr>
                <w:noProof/>
                <w:webHidden/>
              </w:rPr>
              <w:instrText xml:space="preserve"> PAGEREF _Toc120644344 \h </w:instrText>
            </w:r>
            <w:r w:rsidR="003B4562">
              <w:rPr>
                <w:noProof/>
                <w:webHidden/>
              </w:rPr>
            </w:r>
            <w:r w:rsidR="003B4562">
              <w:rPr>
                <w:noProof/>
                <w:webHidden/>
              </w:rPr>
              <w:fldChar w:fldCharType="separate"/>
            </w:r>
            <w:r w:rsidR="003B4562">
              <w:rPr>
                <w:noProof/>
                <w:webHidden/>
              </w:rPr>
              <w:t>1</w:t>
            </w:r>
            <w:r w:rsidR="003B4562">
              <w:rPr>
                <w:noProof/>
                <w:webHidden/>
              </w:rPr>
              <w:fldChar w:fldCharType="end"/>
            </w:r>
          </w:hyperlink>
        </w:p>
        <w:p w14:paraId="13AE3EEA" w14:textId="37D12350" w:rsidR="003B4562" w:rsidRDefault="002A32D5">
          <w:pPr>
            <w:pStyle w:val="TOC1"/>
            <w:tabs>
              <w:tab w:val="right" w:leader="dot" w:pos="9926"/>
            </w:tabs>
            <w:rPr>
              <w:noProof/>
              <w:kern w:val="0"/>
              <w:sz w:val="22"/>
            </w:rPr>
          </w:pPr>
          <w:hyperlink w:anchor="_Toc120644345" w:history="1">
            <w:r w:rsidR="003B4562" w:rsidRPr="0073499D">
              <w:rPr>
                <w:rStyle w:val="Hyperlink"/>
                <w:rFonts w:ascii="Tahoma" w:hAnsi="Tahoma" w:cs="Tahoma"/>
                <w:b/>
                <w:bCs/>
                <w:noProof/>
              </w:rPr>
              <w:t>China’s Climate Ambition and the Pathway to “30-60 Goals”</w:t>
            </w:r>
            <w:r w:rsidR="003B4562">
              <w:rPr>
                <w:noProof/>
                <w:webHidden/>
              </w:rPr>
              <w:tab/>
            </w:r>
            <w:r w:rsidR="003B4562">
              <w:rPr>
                <w:noProof/>
                <w:webHidden/>
              </w:rPr>
              <w:fldChar w:fldCharType="begin"/>
            </w:r>
            <w:r w:rsidR="003B4562">
              <w:rPr>
                <w:noProof/>
                <w:webHidden/>
              </w:rPr>
              <w:instrText xml:space="preserve"> PAGEREF _Toc120644345 \h </w:instrText>
            </w:r>
            <w:r w:rsidR="003B4562">
              <w:rPr>
                <w:noProof/>
                <w:webHidden/>
              </w:rPr>
            </w:r>
            <w:r w:rsidR="003B4562">
              <w:rPr>
                <w:noProof/>
                <w:webHidden/>
              </w:rPr>
              <w:fldChar w:fldCharType="separate"/>
            </w:r>
            <w:r w:rsidR="003B4562">
              <w:rPr>
                <w:noProof/>
                <w:webHidden/>
              </w:rPr>
              <w:t>1</w:t>
            </w:r>
            <w:r w:rsidR="003B4562">
              <w:rPr>
                <w:noProof/>
                <w:webHidden/>
              </w:rPr>
              <w:fldChar w:fldCharType="end"/>
            </w:r>
          </w:hyperlink>
        </w:p>
        <w:p w14:paraId="1EB05CD8" w14:textId="6894ED64" w:rsidR="003B4562" w:rsidRDefault="002A32D5">
          <w:pPr>
            <w:pStyle w:val="TOC1"/>
            <w:tabs>
              <w:tab w:val="right" w:leader="dot" w:pos="9926"/>
            </w:tabs>
            <w:rPr>
              <w:noProof/>
              <w:kern w:val="0"/>
              <w:sz w:val="22"/>
            </w:rPr>
          </w:pPr>
          <w:hyperlink w:anchor="_Toc120644346" w:history="1">
            <w:r w:rsidR="003B4562" w:rsidRPr="0073499D">
              <w:rPr>
                <w:rStyle w:val="Hyperlink"/>
                <w:rFonts w:ascii="Tahoma" w:hAnsi="Tahoma" w:cs="Tahoma"/>
                <w:b/>
                <w:bCs/>
                <w:noProof/>
              </w:rPr>
              <w:t>The Role of Carbon Markets in Achieving Carbon Neutrality</w:t>
            </w:r>
            <w:r w:rsidR="003B4562">
              <w:rPr>
                <w:noProof/>
                <w:webHidden/>
              </w:rPr>
              <w:tab/>
            </w:r>
            <w:r w:rsidR="003B4562">
              <w:rPr>
                <w:noProof/>
                <w:webHidden/>
              </w:rPr>
              <w:fldChar w:fldCharType="begin"/>
            </w:r>
            <w:r w:rsidR="003B4562">
              <w:rPr>
                <w:noProof/>
                <w:webHidden/>
              </w:rPr>
              <w:instrText xml:space="preserve"> PAGEREF _Toc120644346 \h </w:instrText>
            </w:r>
            <w:r w:rsidR="003B4562">
              <w:rPr>
                <w:noProof/>
                <w:webHidden/>
              </w:rPr>
            </w:r>
            <w:r w:rsidR="003B4562">
              <w:rPr>
                <w:noProof/>
                <w:webHidden/>
              </w:rPr>
              <w:fldChar w:fldCharType="separate"/>
            </w:r>
            <w:r w:rsidR="003B4562">
              <w:rPr>
                <w:noProof/>
                <w:webHidden/>
              </w:rPr>
              <w:t>3</w:t>
            </w:r>
            <w:r w:rsidR="003B4562">
              <w:rPr>
                <w:noProof/>
                <w:webHidden/>
              </w:rPr>
              <w:fldChar w:fldCharType="end"/>
            </w:r>
          </w:hyperlink>
        </w:p>
        <w:p w14:paraId="6EE68908" w14:textId="0D879DC4" w:rsidR="003B4562" w:rsidRPr="003B4562" w:rsidRDefault="002A32D5">
          <w:pPr>
            <w:pStyle w:val="TOC2"/>
            <w:tabs>
              <w:tab w:val="right" w:leader="dot" w:pos="9926"/>
            </w:tabs>
            <w:rPr>
              <w:noProof/>
              <w:kern w:val="0"/>
              <w:sz w:val="22"/>
            </w:rPr>
          </w:pPr>
          <w:hyperlink w:anchor="_Toc120644347" w:history="1">
            <w:r w:rsidR="003B4562" w:rsidRPr="003B4562">
              <w:rPr>
                <w:rStyle w:val="Hyperlink"/>
                <w:noProof/>
              </w:rPr>
              <w:t>Current state of China’s carbon markets</w:t>
            </w:r>
            <w:r w:rsidR="003B4562" w:rsidRPr="003B4562">
              <w:rPr>
                <w:noProof/>
                <w:webHidden/>
              </w:rPr>
              <w:tab/>
            </w:r>
            <w:r w:rsidR="003B4562" w:rsidRPr="003B4562">
              <w:rPr>
                <w:noProof/>
                <w:webHidden/>
              </w:rPr>
              <w:fldChar w:fldCharType="begin"/>
            </w:r>
            <w:r w:rsidR="003B4562" w:rsidRPr="003B4562">
              <w:rPr>
                <w:noProof/>
                <w:webHidden/>
              </w:rPr>
              <w:instrText xml:space="preserve"> PAGEREF _Toc120644347 \h </w:instrText>
            </w:r>
            <w:r w:rsidR="003B4562" w:rsidRPr="003B4562">
              <w:rPr>
                <w:noProof/>
                <w:webHidden/>
              </w:rPr>
            </w:r>
            <w:r w:rsidR="003B4562" w:rsidRPr="003B4562">
              <w:rPr>
                <w:noProof/>
                <w:webHidden/>
              </w:rPr>
              <w:fldChar w:fldCharType="separate"/>
            </w:r>
            <w:r w:rsidR="003B4562" w:rsidRPr="003B4562">
              <w:rPr>
                <w:noProof/>
                <w:webHidden/>
              </w:rPr>
              <w:t>3</w:t>
            </w:r>
            <w:r w:rsidR="003B4562" w:rsidRPr="003B4562">
              <w:rPr>
                <w:noProof/>
                <w:webHidden/>
              </w:rPr>
              <w:fldChar w:fldCharType="end"/>
            </w:r>
          </w:hyperlink>
        </w:p>
        <w:p w14:paraId="1D23EB73" w14:textId="7B12826F" w:rsidR="003B4562" w:rsidRPr="003B4562" w:rsidRDefault="002A32D5">
          <w:pPr>
            <w:pStyle w:val="TOC2"/>
            <w:tabs>
              <w:tab w:val="right" w:leader="dot" w:pos="9926"/>
            </w:tabs>
            <w:rPr>
              <w:noProof/>
              <w:kern w:val="0"/>
              <w:sz w:val="22"/>
            </w:rPr>
          </w:pPr>
          <w:hyperlink w:anchor="_Toc120644348" w:history="1">
            <w:r w:rsidR="003B4562" w:rsidRPr="003B4562">
              <w:rPr>
                <w:rStyle w:val="Hyperlink"/>
                <w:noProof/>
              </w:rPr>
              <w:t>The role of emission reduction credits (ERCs)</w:t>
            </w:r>
            <w:r w:rsidR="003B4562" w:rsidRPr="003B4562">
              <w:rPr>
                <w:noProof/>
                <w:webHidden/>
              </w:rPr>
              <w:tab/>
            </w:r>
            <w:r w:rsidR="003B4562" w:rsidRPr="003B4562">
              <w:rPr>
                <w:noProof/>
                <w:webHidden/>
              </w:rPr>
              <w:fldChar w:fldCharType="begin"/>
            </w:r>
            <w:r w:rsidR="003B4562" w:rsidRPr="003B4562">
              <w:rPr>
                <w:noProof/>
                <w:webHidden/>
              </w:rPr>
              <w:instrText xml:space="preserve"> PAGEREF _Toc120644348 \h </w:instrText>
            </w:r>
            <w:r w:rsidR="003B4562" w:rsidRPr="003B4562">
              <w:rPr>
                <w:noProof/>
                <w:webHidden/>
              </w:rPr>
            </w:r>
            <w:r w:rsidR="003B4562" w:rsidRPr="003B4562">
              <w:rPr>
                <w:noProof/>
                <w:webHidden/>
              </w:rPr>
              <w:fldChar w:fldCharType="separate"/>
            </w:r>
            <w:r w:rsidR="003B4562" w:rsidRPr="003B4562">
              <w:rPr>
                <w:noProof/>
                <w:webHidden/>
              </w:rPr>
              <w:t>4</w:t>
            </w:r>
            <w:r w:rsidR="003B4562" w:rsidRPr="003B4562">
              <w:rPr>
                <w:noProof/>
                <w:webHidden/>
              </w:rPr>
              <w:fldChar w:fldCharType="end"/>
            </w:r>
          </w:hyperlink>
        </w:p>
        <w:p w14:paraId="060C51DA" w14:textId="2F8BF5F5" w:rsidR="003B4562" w:rsidRPr="003B4562" w:rsidRDefault="002A32D5">
          <w:pPr>
            <w:pStyle w:val="TOC2"/>
            <w:tabs>
              <w:tab w:val="right" w:leader="dot" w:pos="9926"/>
            </w:tabs>
            <w:rPr>
              <w:noProof/>
              <w:kern w:val="0"/>
              <w:sz w:val="22"/>
            </w:rPr>
          </w:pPr>
          <w:hyperlink w:anchor="_Toc120644349" w:history="1">
            <w:r w:rsidR="003B4562" w:rsidRPr="003B4562">
              <w:rPr>
                <w:rStyle w:val="Hyperlink"/>
                <w:noProof/>
              </w:rPr>
              <w:t>ETS has the potential to support power sector transition</w:t>
            </w:r>
            <w:r w:rsidR="003B4562" w:rsidRPr="003B4562">
              <w:rPr>
                <w:noProof/>
                <w:webHidden/>
              </w:rPr>
              <w:tab/>
            </w:r>
            <w:r w:rsidR="003B4562" w:rsidRPr="003B4562">
              <w:rPr>
                <w:noProof/>
                <w:webHidden/>
              </w:rPr>
              <w:fldChar w:fldCharType="begin"/>
            </w:r>
            <w:r w:rsidR="003B4562" w:rsidRPr="003B4562">
              <w:rPr>
                <w:noProof/>
                <w:webHidden/>
              </w:rPr>
              <w:instrText xml:space="preserve"> PAGEREF _Toc120644349 \h </w:instrText>
            </w:r>
            <w:r w:rsidR="003B4562" w:rsidRPr="003B4562">
              <w:rPr>
                <w:noProof/>
                <w:webHidden/>
              </w:rPr>
            </w:r>
            <w:r w:rsidR="003B4562" w:rsidRPr="003B4562">
              <w:rPr>
                <w:noProof/>
                <w:webHidden/>
              </w:rPr>
              <w:fldChar w:fldCharType="separate"/>
            </w:r>
            <w:r w:rsidR="003B4562" w:rsidRPr="003B4562">
              <w:rPr>
                <w:noProof/>
                <w:webHidden/>
              </w:rPr>
              <w:t>5</w:t>
            </w:r>
            <w:r w:rsidR="003B4562" w:rsidRPr="003B4562">
              <w:rPr>
                <w:noProof/>
                <w:webHidden/>
              </w:rPr>
              <w:fldChar w:fldCharType="end"/>
            </w:r>
          </w:hyperlink>
        </w:p>
        <w:p w14:paraId="21ACDF14" w14:textId="671D2E61" w:rsidR="003B4562" w:rsidRPr="003B4562" w:rsidRDefault="002A32D5">
          <w:pPr>
            <w:pStyle w:val="TOC2"/>
            <w:tabs>
              <w:tab w:val="right" w:leader="dot" w:pos="9926"/>
            </w:tabs>
            <w:rPr>
              <w:noProof/>
              <w:kern w:val="0"/>
              <w:sz w:val="22"/>
            </w:rPr>
          </w:pPr>
          <w:hyperlink w:anchor="_Toc120644350" w:history="1">
            <w:r w:rsidR="003B4562" w:rsidRPr="003B4562">
              <w:rPr>
                <w:rStyle w:val="Hyperlink"/>
                <w:noProof/>
              </w:rPr>
              <w:t>CCERs: the missing piece in the carbon markets</w:t>
            </w:r>
            <w:r w:rsidR="003B4562" w:rsidRPr="003B4562">
              <w:rPr>
                <w:noProof/>
                <w:webHidden/>
              </w:rPr>
              <w:tab/>
            </w:r>
            <w:r w:rsidR="003B4562" w:rsidRPr="003B4562">
              <w:rPr>
                <w:noProof/>
                <w:webHidden/>
              </w:rPr>
              <w:fldChar w:fldCharType="begin"/>
            </w:r>
            <w:r w:rsidR="003B4562" w:rsidRPr="003B4562">
              <w:rPr>
                <w:noProof/>
                <w:webHidden/>
              </w:rPr>
              <w:instrText xml:space="preserve"> PAGEREF _Toc120644350 \h </w:instrText>
            </w:r>
            <w:r w:rsidR="003B4562" w:rsidRPr="003B4562">
              <w:rPr>
                <w:noProof/>
                <w:webHidden/>
              </w:rPr>
            </w:r>
            <w:r w:rsidR="003B4562" w:rsidRPr="003B4562">
              <w:rPr>
                <w:noProof/>
                <w:webHidden/>
              </w:rPr>
              <w:fldChar w:fldCharType="separate"/>
            </w:r>
            <w:r w:rsidR="003B4562" w:rsidRPr="003B4562">
              <w:rPr>
                <w:noProof/>
                <w:webHidden/>
              </w:rPr>
              <w:t>5</w:t>
            </w:r>
            <w:r w:rsidR="003B4562" w:rsidRPr="003B4562">
              <w:rPr>
                <w:noProof/>
                <w:webHidden/>
              </w:rPr>
              <w:fldChar w:fldCharType="end"/>
            </w:r>
          </w:hyperlink>
        </w:p>
        <w:p w14:paraId="7FF6D5A8" w14:textId="5ACE9BAF" w:rsidR="003B4562" w:rsidRPr="003B4562" w:rsidRDefault="002A32D5">
          <w:pPr>
            <w:pStyle w:val="TOC2"/>
            <w:tabs>
              <w:tab w:val="right" w:leader="dot" w:pos="9926"/>
            </w:tabs>
            <w:rPr>
              <w:noProof/>
              <w:kern w:val="0"/>
              <w:sz w:val="22"/>
            </w:rPr>
          </w:pPr>
          <w:hyperlink w:anchor="_Toc120644351" w:history="1">
            <w:r w:rsidR="003B4562" w:rsidRPr="003B4562">
              <w:rPr>
                <w:rStyle w:val="Hyperlink"/>
                <w:noProof/>
              </w:rPr>
              <w:t>China’s engagement in global voluntary carbon markets</w:t>
            </w:r>
            <w:r w:rsidR="003B4562" w:rsidRPr="003B4562">
              <w:rPr>
                <w:noProof/>
                <w:webHidden/>
              </w:rPr>
              <w:tab/>
            </w:r>
            <w:r w:rsidR="003B4562" w:rsidRPr="003B4562">
              <w:rPr>
                <w:noProof/>
                <w:webHidden/>
              </w:rPr>
              <w:fldChar w:fldCharType="begin"/>
            </w:r>
            <w:r w:rsidR="003B4562" w:rsidRPr="003B4562">
              <w:rPr>
                <w:noProof/>
                <w:webHidden/>
              </w:rPr>
              <w:instrText xml:space="preserve"> PAGEREF _Toc120644351 \h </w:instrText>
            </w:r>
            <w:r w:rsidR="003B4562" w:rsidRPr="003B4562">
              <w:rPr>
                <w:noProof/>
                <w:webHidden/>
              </w:rPr>
            </w:r>
            <w:r w:rsidR="003B4562" w:rsidRPr="003B4562">
              <w:rPr>
                <w:noProof/>
                <w:webHidden/>
              </w:rPr>
              <w:fldChar w:fldCharType="separate"/>
            </w:r>
            <w:r w:rsidR="003B4562" w:rsidRPr="003B4562">
              <w:rPr>
                <w:noProof/>
                <w:webHidden/>
              </w:rPr>
              <w:t>7</w:t>
            </w:r>
            <w:r w:rsidR="003B4562" w:rsidRPr="003B4562">
              <w:rPr>
                <w:noProof/>
                <w:webHidden/>
              </w:rPr>
              <w:fldChar w:fldCharType="end"/>
            </w:r>
          </w:hyperlink>
        </w:p>
        <w:p w14:paraId="3B6F949A" w14:textId="1C034600" w:rsidR="003B4562" w:rsidRPr="003B4562" w:rsidRDefault="002A32D5">
          <w:pPr>
            <w:pStyle w:val="TOC2"/>
            <w:tabs>
              <w:tab w:val="right" w:leader="dot" w:pos="9926"/>
            </w:tabs>
            <w:rPr>
              <w:noProof/>
              <w:kern w:val="0"/>
              <w:sz w:val="22"/>
            </w:rPr>
          </w:pPr>
          <w:hyperlink w:anchor="_Toc120644352" w:history="1">
            <w:r w:rsidR="003B4562" w:rsidRPr="003B4562">
              <w:rPr>
                <w:rStyle w:val="Hyperlink"/>
                <w:noProof/>
              </w:rPr>
              <w:t>Carbon removals are necessary to achieve net zero</w:t>
            </w:r>
            <w:r w:rsidR="003B4562" w:rsidRPr="003B4562">
              <w:rPr>
                <w:noProof/>
                <w:webHidden/>
              </w:rPr>
              <w:tab/>
            </w:r>
            <w:r w:rsidR="003B4562" w:rsidRPr="003B4562">
              <w:rPr>
                <w:noProof/>
                <w:webHidden/>
              </w:rPr>
              <w:fldChar w:fldCharType="begin"/>
            </w:r>
            <w:r w:rsidR="003B4562" w:rsidRPr="003B4562">
              <w:rPr>
                <w:noProof/>
                <w:webHidden/>
              </w:rPr>
              <w:instrText xml:space="preserve"> PAGEREF _Toc120644352 \h </w:instrText>
            </w:r>
            <w:r w:rsidR="003B4562" w:rsidRPr="003B4562">
              <w:rPr>
                <w:noProof/>
                <w:webHidden/>
              </w:rPr>
            </w:r>
            <w:r w:rsidR="003B4562" w:rsidRPr="003B4562">
              <w:rPr>
                <w:noProof/>
                <w:webHidden/>
              </w:rPr>
              <w:fldChar w:fldCharType="separate"/>
            </w:r>
            <w:r w:rsidR="003B4562" w:rsidRPr="003B4562">
              <w:rPr>
                <w:noProof/>
                <w:webHidden/>
              </w:rPr>
              <w:t>7</w:t>
            </w:r>
            <w:r w:rsidR="003B4562" w:rsidRPr="003B4562">
              <w:rPr>
                <w:noProof/>
                <w:webHidden/>
              </w:rPr>
              <w:fldChar w:fldCharType="end"/>
            </w:r>
          </w:hyperlink>
        </w:p>
        <w:p w14:paraId="42A4BA7A" w14:textId="5FD130F5" w:rsidR="003B4562" w:rsidRDefault="002A32D5">
          <w:pPr>
            <w:pStyle w:val="TOC1"/>
            <w:tabs>
              <w:tab w:val="right" w:leader="dot" w:pos="9926"/>
            </w:tabs>
            <w:rPr>
              <w:noProof/>
              <w:kern w:val="0"/>
              <w:sz w:val="22"/>
            </w:rPr>
          </w:pPr>
          <w:hyperlink w:anchor="_Toc120644353" w:history="1">
            <w:r w:rsidR="003B4562" w:rsidRPr="0073499D">
              <w:rPr>
                <w:rStyle w:val="Hyperlink"/>
                <w:rFonts w:ascii="Tahoma" w:hAnsi="Tahoma" w:cs="Tahoma"/>
                <w:b/>
                <w:bCs/>
                <w:noProof/>
              </w:rPr>
              <w:t>Major Challenges and Uncertainties</w:t>
            </w:r>
            <w:r w:rsidR="003B4562">
              <w:rPr>
                <w:noProof/>
                <w:webHidden/>
              </w:rPr>
              <w:tab/>
            </w:r>
            <w:r w:rsidR="003B4562">
              <w:rPr>
                <w:noProof/>
                <w:webHidden/>
              </w:rPr>
              <w:fldChar w:fldCharType="begin"/>
            </w:r>
            <w:r w:rsidR="003B4562">
              <w:rPr>
                <w:noProof/>
                <w:webHidden/>
              </w:rPr>
              <w:instrText xml:space="preserve"> PAGEREF _Toc120644353 \h </w:instrText>
            </w:r>
            <w:r w:rsidR="003B4562">
              <w:rPr>
                <w:noProof/>
                <w:webHidden/>
              </w:rPr>
            </w:r>
            <w:r w:rsidR="003B4562">
              <w:rPr>
                <w:noProof/>
                <w:webHidden/>
              </w:rPr>
              <w:fldChar w:fldCharType="separate"/>
            </w:r>
            <w:r w:rsidR="003B4562">
              <w:rPr>
                <w:noProof/>
                <w:webHidden/>
              </w:rPr>
              <w:t>8</w:t>
            </w:r>
            <w:r w:rsidR="003B4562">
              <w:rPr>
                <w:noProof/>
                <w:webHidden/>
              </w:rPr>
              <w:fldChar w:fldCharType="end"/>
            </w:r>
          </w:hyperlink>
        </w:p>
        <w:p w14:paraId="4492AEB1" w14:textId="7601A021" w:rsidR="003B4562" w:rsidRPr="003B4562" w:rsidRDefault="002A32D5">
          <w:pPr>
            <w:pStyle w:val="TOC2"/>
            <w:tabs>
              <w:tab w:val="right" w:leader="dot" w:pos="9926"/>
            </w:tabs>
            <w:rPr>
              <w:noProof/>
              <w:kern w:val="0"/>
              <w:sz w:val="22"/>
            </w:rPr>
          </w:pPr>
          <w:hyperlink w:anchor="_Toc120644354" w:history="1">
            <w:r w:rsidR="003B4562" w:rsidRPr="003B4562">
              <w:rPr>
                <w:rStyle w:val="Hyperlink"/>
                <w:noProof/>
                <w:lang w:val="en-GB"/>
              </w:rPr>
              <w:t>Future design of the national ETS</w:t>
            </w:r>
            <w:r w:rsidR="003B4562" w:rsidRPr="003B4562">
              <w:rPr>
                <w:noProof/>
                <w:webHidden/>
              </w:rPr>
              <w:tab/>
            </w:r>
            <w:r w:rsidR="003B4562" w:rsidRPr="003B4562">
              <w:rPr>
                <w:noProof/>
                <w:webHidden/>
              </w:rPr>
              <w:fldChar w:fldCharType="begin"/>
            </w:r>
            <w:r w:rsidR="003B4562" w:rsidRPr="003B4562">
              <w:rPr>
                <w:noProof/>
                <w:webHidden/>
              </w:rPr>
              <w:instrText xml:space="preserve"> PAGEREF _Toc120644354 \h </w:instrText>
            </w:r>
            <w:r w:rsidR="003B4562" w:rsidRPr="003B4562">
              <w:rPr>
                <w:noProof/>
                <w:webHidden/>
              </w:rPr>
            </w:r>
            <w:r w:rsidR="003B4562" w:rsidRPr="003B4562">
              <w:rPr>
                <w:noProof/>
                <w:webHidden/>
              </w:rPr>
              <w:fldChar w:fldCharType="separate"/>
            </w:r>
            <w:r w:rsidR="003B4562" w:rsidRPr="003B4562">
              <w:rPr>
                <w:noProof/>
                <w:webHidden/>
              </w:rPr>
              <w:t>8</w:t>
            </w:r>
            <w:r w:rsidR="003B4562" w:rsidRPr="003B4562">
              <w:rPr>
                <w:noProof/>
                <w:webHidden/>
              </w:rPr>
              <w:fldChar w:fldCharType="end"/>
            </w:r>
          </w:hyperlink>
        </w:p>
        <w:p w14:paraId="4A448402" w14:textId="0ABC2CFA" w:rsidR="003B4562" w:rsidRPr="003B4562" w:rsidRDefault="002A32D5">
          <w:pPr>
            <w:pStyle w:val="TOC2"/>
            <w:tabs>
              <w:tab w:val="right" w:leader="dot" w:pos="9926"/>
            </w:tabs>
            <w:rPr>
              <w:noProof/>
              <w:kern w:val="0"/>
              <w:sz w:val="22"/>
            </w:rPr>
          </w:pPr>
          <w:hyperlink w:anchor="_Toc120644355" w:history="1">
            <w:r w:rsidR="003B4562" w:rsidRPr="003B4562">
              <w:rPr>
                <w:rStyle w:val="Hyperlink"/>
                <w:noProof/>
                <w:lang w:val="en-GB"/>
              </w:rPr>
              <w:t>CCER scheme and regulation</w:t>
            </w:r>
            <w:r w:rsidR="003B4562" w:rsidRPr="003B4562">
              <w:rPr>
                <w:noProof/>
                <w:webHidden/>
              </w:rPr>
              <w:tab/>
            </w:r>
            <w:r w:rsidR="003B4562" w:rsidRPr="003B4562">
              <w:rPr>
                <w:noProof/>
                <w:webHidden/>
              </w:rPr>
              <w:fldChar w:fldCharType="begin"/>
            </w:r>
            <w:r w:rsidR="003B4562" w:rsidRPr="003B4562">
              <w:rPr>
                <w:noProof/>
                <w:webHidden/>
              </w:rPr>
              <w:instrText xml:space="preserve"> PAGEREF _Toc120644355 \h </w:instrText>
            </w:r>
            <w:r w:rsidR="003B4562" w:rsidRPr="003B4562">
              <w:rPr>
                <w:noProof/>
                <w:webHidden/>
              </w:rPr>
            </w:r>
            <w:r w:rsidR="003B4562" w:rsidRPr="003B4562">
              <w:rPr>
                <w:noProof/>
                <w:webHidden/>
              </w:rPr>
              <w:fldChar w:fldCharType="separate"/>
            </w:r>
            <w:r w:rsidR="003B4562" w:rsidRPr="003B4562">
              <w:rPr>
                <w:noProof/>
                <w:webHidden/>
              </w:rPr>
              <w:t>8</w:t>
            </w:r>
            <w:r w:rsidR="003B4562" w:rsidRPr="003B4562">
              <w:rPr>
                <w:noProof/>
                <w:webHidden/>
              </w:rPr>
              <w:fldChar w:fldCharType="end"/>
            </w:r>
          </w:hyperlink>
        </w:p>
        <w:p w14:paraId="4189140C" w14:textId="3339B677" w:rsidR="003B4562" w:rsidRPr="003B4562" w:rsidRDefault="002A32D5">
          <w:pPr>
            <w:pStyle w:val="TOC2"/>
            <w:tabs>
              <w:tab w:val="right" w:leader="dot" w:pos="9926"/>
            </w:tabs>
            <w:rPr>
              <w:noProof/>
              <w:kern w:val="0"/>
              <w:sz w:val="22"/>
            </w:rPr>
          </w:pPr>
          <w:hyperlink w:anchor="_Toc120644356" w:history="1">
            <w:r w:rsidR="003B4562" w:rsidRPr="003B4562">
              <w:rPr>
                <w:rStyle w:val="Hyperlink"/>
                <w:noProof/>
                <w:lang w:val="en-GB"/>
              </w:rPr>
              <w:t>Carbon price</w:t>
            </w:r>
            <w:r w:rsidR="003B4562" w:rsidRPr="003B4562">
              <w:rPr>
                <w:noProof/>
                <w:webHidden/>
              </w:rPr>
              <w:tab/>
            </w:r>
            <w:r w:rsidR="003B4562" w:rsidRPr="003B4562">
              <w:rPr>
                <w:noProof/>
                <w:webHidden/>
              </w:rPr>
              <w:fldChar w:fldCharType="begin"/>
            </w:r>
            <w:r w:rsidR="003B4562" w:rsidRPr="003B4562">
              <w:rPr>
                <w:noProof/>
                <w:webHidden/>
              </w:rPr>
              <w:instrText xml:space="preserve"> PAGEREF _Toc120644356 \h </w:instrText>
            </w:r>
            <w:r w:rsidR="003B4562" w:rsidRPr="003B4562">
              <w:rPr>
                <w:noProof/>
                <w:webHidden/>
              </w:rPr>
            </w:r>
            <w:r w:rsidR="003B4562" w:rsidRPr="003B4562">
              <w:rPr>
                <w:noProof/>
                <w:webHidden/>
              </w:rPr>
              <w:fldChar w:fldCharType="separate"/>
            </w:r>
            <w:r w:rsidR="003B4562" w:rsidRPr="003B4562">
              <w:rPr>
                <w:noProof/>
                <w:webHidden/>
              </w:rPr>
              <w:t>9</w:t>
            </w:r>
            <w:r w:rsidR="003B4562" w:rsidRPr="003B4562">
              <w:rPr>
                <w:noProof/>
                <w:webHidden/>
              </w:rPr>
              <w:fldChar w:fldCharType="end"/>
            </w:r>
          </w:hyperlink>
        </w:p>
        <w:p w14:paraId="42D2E999" w14:textId="5B4B2D3D" w:rsidR="003B4562" w:rsidRPr="003B4562" w:rsidRDefault="002A32D5">
          <w:pPr>
            <w:pStyle w:val="TOC2"/>
            <w:tabs>
              <w:tab w:val="right" w:leader="dot" w:pos="9926"/>
            </w:tabs>
            <w:rPr>
              <w:noProof/>
              <w:kern w:val="0"/>
              <w:sz w:val="22"/>
            </w:rPr>
          </w:pPr>
          <w:hyperlink w:anchor="_Toc120644357" w:history="1">
            <w:r w:rsidR="003B4562" w:rsidRPr="003B4562">
              <w:rPr>
                <w:rStyle w:val="Hyperlink"/>
                <w:noProof/>
                <w:lang w:val="en-GB"/>
              </w:rPr>
              <w:t>Policy overlaps and interaction with other national mitigation strategies</w:t>
            </w:r>
            <w:r w:rsidR="003B4562" w:rsidRPr="003B4562">
              <w:rPr>
                <w:noProof/>
                <w:webHidden/>
              </w:rPr>
              <w:tab/>
            </w:r>
            <w:r w:rsidR="003B4562" w:rsidRPr="003B4562">
              <w:rPr>
                <w:noProof/>
                <w:webHidden/>
              </w:rPr>
              <w:fldChar w:fldCharType="begin"/>
            </w:r>
            <w:r w:rsidR="003B4562" w:rsidRPr="003B4562">
              <w:rPr>
                <w:noProof/>
                <w:webHidden/>
              </w:rPr>
              <w:instrText xml:space="preserve"> PAGEREF _Toc120644357 \h </w:instrText>
            </w:r>
            <w:r w:rsidR="003B4562" w:rsidRPr="003B4562">
              <w:rPr>
                <w:noProof/>
                <w:webHidden/>
              </w:rPr>
            </w:r>
            <w:r w:rsidR="003B4562" w:rsidRPr="003B4562">
              <w:rPr>
                <w:noProof/>
                <w:webHidden/>
              </w:rPr>
              <w:fldChar w:fldCharType="separate"/>
            </w:r>
            <w:r w:rsidR="003B4562" w:rsidRPr="003B4562">
              <w:rPr>
                <w:noProof/>
                <w:webHidden/>
              </w:rPr>
              <w:t>9</w:t>
            </w:r>
            <w:r w:rsidR="003B4562" w:rsidRPr="003B4562">
              <w:rPr>
                <w:noProof/>
                <w:webHidden/>
              </w:rPr>
              <w:fldChar w:fldCharType="end"/>
            </w:r>
          </w:hyperlink>
        </w:p>
        <w:p w14:paraId="3058793C" w14:textId="5C3C5F57" w:rsidR="003B4562" w:rsidRPr="003B4562" w:rsidRDefault="002A32D5">
          <w:pPr>
            <w:pStyle w:val="TOC2"/>
            <w:tabs>
              <w:tab w:val="right" w:leader="dot" w:pos="9926"/>
            </w:tabs>
            <w:rPr>
              <w:noProof/>
              <w:kern w:val="0"/>
              <w:sz w:val="22"/>
            </w:rPr>
          </w:pPr>
          <w:hyperlink w:anchor="_Toc120644358" w:history="1">
            <w:r w:rsidR="003B4562" w:rsidRPr="003B4562">
              <w:rPr>
                <w:rStyle w:val="Hyperlink"/>
                <w:noProof/>
                <w:lang w:val="en-GB"/>
              </w:rPr>
              <w:t>Participation in the global carbon markets</w:t>
            </w:r>
            <w:r w:rsidR="003B4562" w:rsidRPr="003B4562">
              <w:rPr>
                <w:noProof/>
                <w:webHidden/>
              </w:rPr>
              <w:tab/>
            </w:r>
            <w:r w:rsidR="003B4562" w:rsidRPr="003B4562">
              <w:rPr>
                <w:noProof/>
                <w:webHidden/>
              </w:rPr>
              <w:fldChar w:fldCharType="begin"/>
            </w:r>
            <w:r w:rsidR="003B4562" w:rsidRPr="003B4562">
              <w:rPr>
                <w:noProof/>
                <w:webHidden/>
              </w:rPr>
              <w:instrText xml:space="preserve"> PAGEREF _Toc120644358 \h </w:instrText>
            </w:r>
            <w:r w:rsidR="003B4562" w:rsidRPr="003B4562">
              <w:rPr>
                <w:noProof/>
                <w:webHidden/>
              </w:rPr>
            </w:r>
            <w:r w:rsidR="003B4562" w:rsidRPr="003B4562">
              <w:rPr>
                <w:noProof/>
                <w:webHidden/>
              </w:rPr>
              <w:fldChar w:fldCharType="separate"/>
            </w:r>
            <w:r w:rsidR="003B4562" w:rsidRPr="003B4562">
              <w:rPr>
                <w:noProof/>
                <w:webHidden/>
              </w:rPr>
              <w:t>11</w:t>
            </w:r>
            <w:r w:rsidR="003B4562" w:rsidRPr="003B4562">
              <w:rPr>
                <w:noProof/>
                <w:webHidden/>
              </w:rPr>
              <w:fldChar w:fldCharType="end"/>
            </w:r>
          </w:hyperlink>
        </w:p>
        <w:p w14:paraId="4D2FC6CA" w14:textId="0CEBC849" w:rsidR="003B4562" w:rsidRDefault="002A32D5">
          <w:pPr>
            <w:pStyle w:val="TOC1"/>
            <w:tabs>
              <w:tab w:val="right" w:leader="dot" w:pos="9926"/>
            </w:tabs>
            <w:rPr>
              <w:noProof/>
              <w:kern w:val="0"/>
              <w:sz w:val="22"/>
            </w:rPr>
          </w:pPr>
          <w:hyperlink w:anchor="_Toc120644359" w:history="1">
            <w:r w:rsidR="003B4562" w:rsidRPr="0073499D">
              <w:rPr>
                <w:rStyle w:val="Hyperlink"/>
                <w:rFonts w:ascii="Tahoma" w:hAnsi="Tahoma" w:cs="Tahoma"/>
                <w:b/>
                <w:bCs/>
                <w:noProof/>
              </w:rPr>
              <w:t>Recommendations for Future Development of China’s Carbon Markets</w:t>
            </w:r>
            <w:r w:rsidR="003B4562">
              <w:rPr>
                <w:noProof/>
                <w:webHidden/>
              </w:rPr>
              <w:tab/>
            </w:r>
            <w:r w:rsidR="003B4562">
              <w:rPr>
                <w:noProof/>
                <w:webHidden/>
              </w:rPr>
              <w:fldChar w:fldCharType="begin"/>
            </w:r>
            <w:r w:rsidR="003B4562">
              <w:rPr>
                <w:noProof/>
                <w:webHidden/>
              </w:rPr>
              <w:instrText xml:space="preserve"> PAGEREF _Toc120644359 \h </w:instrText>
            </w:r>
            <w:r w:rsidR="003B4562">
              <w:rPr>
                <w:noProof/>
                <w:webHidden/>
              </w:rPr>
            </w:r>
            <w:r w:rsidR="003B4562">
              <w:rPr>
                <w:noProof/>
                <w:webHidden/>
              </w:rPr>
              <w:fldChar w:fldCharType="separate"/>
            </w:r>
            <w:r w:rsidR="003B4562">
              <w:rPr>
                <w:noProof/>
                <w:webHidden/>
              </w:rPr>
              <w:t>12</w:t>
            </w:r>
            <w:r w:rsidR="003B4562">
              <w:rPr>
                <w:noProof/>
                <w:webHidden/>
              </w:rPr>
              <w:fldChar w:fldCharType="end"/>
            </w:r>
          </w:hyperlink>
        </w:p>
        <w:p w14:paraId="37915F37" w14:textId="3CEA24FA" w:rsidR="00730383" w:rsidRDefault="00730383">
          <w:r w:rsidRPr="00730383">
            <w:rPr>
              <w:noProof/>
            </w:rPr>
            <w:fldChar w:fldCharType="end"/>
          </w:r>
        </w:p>
      </w:sdtContent>
    </w:sdt>
    <w:p w14:paraId="6F0C1CE4" w14:textId="53D5AD2A" w:rsidR="00007A48" w:rsidRDefault="00007A48"/>
    <w:p w14:paraId="4761194C" w14:textId="731447CE" w:rsidR="00EB30E7" w:rsidRDefault="00EB30E7"/>
    <w:p w14:paraId="6C13A9D0" w14:textId="63C34D0E" w:rsidR="00EB30E7" w:rsidRDefault="00EB30E7"/>
    <w:p w14:paraId="109AE237" w14:textId="33A6F72B" w:rsidR="00EB30E7" w:rsidRDefault="00EB30E7"/>
    <w:p w14:paraId="763C978E" w14:textId="1A9F3D8C" w:rsidR="00A22BD7" w:rsidRDefault="00A22BD7">
      <w:pPr>
        <w:rPr>
          <w:rFonts w:ascii="Roboto" w:hAnsi="Roboto"/>
          <w:color w:val="4D5156"/>
          <w:szCs w:val="21"/>
          <w:shd w:val="clear" w:color="auto" w:fill="FFFFFF"/>
        </w:rPr>
      </w:pPr>
    </w:p>
    <w:p w14:paraId="6A08D72F" w14:textId="77777777" w:rsidR="00A22BD7" w:rsidRDefault="00A22BD7">
      <w:pPr>
        <w:rPr>
          <w:rFonts w:ascii="Roboto" w:hAnsi="Roboto"/>
          <w:color w:val="4D5156"/>
          <w:szCs w:val="21"/>
          <w:shd w:val="clear" w:color="auto" w:fill="FFFFFF"/>
        </w:rPr>
      </w:pPr>
    </w:p>
    <w:p w14:paraId="0EEF7A95" w14:textId="05A01EEE" w:rsidR="0099401A" w:rsidRPr="00973B9D" w:rsidRDefault="006E31EE" w:rsidP="00730383">
      <w:pPr>
        <w:pStyle w:val="Heading1"/>
        <w:rPr>
          <w:rFonts w:ascii="Tahoma" w:hAnsi="Tahoma" w:cs="Tahoma"/>
          <w:b/>
          <w:bCs/>
          <w:sz w:val="26"/>
          <w:szCs w:val="26"/>
        </w:rPr>
      </w:pPr>
      <w:bookmarkStart w:id="1" w:name="_Toc120644344"/>
      <w:r w:rsidRPr="00973B9D">
        <w:rPr>
          <w:rFonts w:ascii="Tahoma" w:hAnsi="Tahoma" w:cs="Tahoma"/>
          <w:b/>
          <w:bCs/>
          <w:sz w:val="26"/>
          <w:szCs w:val="26"/>
        </w:rPr>
        <w:lastRenderedPageBreak/>
        <w:t>Introduction</w:t>
      </w:r>
      <w:bookmarkEnd w:id="1"/>
      <w:r w:rsidRPr="00973B9D">
        <w:rPr>
          <w:rFonts w:ascii="Tahoma" w:hAnsi="Tahoma" w:cs="Tahoma"/>
          <w:b/>
          <w:bCs/>
          <w:sz w:val="26"/>
          <w:szCs w:val="26"/>
        </w:rPr>
        <w:t xml:space="preserve"> </w:t>
      </w:r>
    </w:p>
    <w:p w14:paraId="6ACF39E5" w14:textId="6986B573" w:rsidR="006E31EE" w:rsidRPr="00487648" w:rsidRDefault="006E31EE" w:rsidP="006E31EE">
      <w:pPr>
        <w:rPr>
          <w:sz w:val="22"/>
        </w:rPr>
      </w:pPr>
    </w:p>
    <w:p w14:paraId="38354E76" w14:textId="77777777" w:rsidR="002A74CA" w:rsidRDefault="006E31EE" w:rsidP="008E57D7">
      <w:pPr>
        <w:rPr>
          <w:rFonts w:cstheme="minorHAnsi"/>
          <w:sz w:val="22"/>
        </w:rPr>
      </w:pPr>
      <w:r w:rsidRPr="00487648">
        <w:rPr>
          <w:rFonts w:cstheme="minorHAnsi"/>
          <w:sz w:val="22"/>
        </w:rPr>
        <w:t>According to the Intergovernmental Panel on Climate Change (IPCC)</w:t>
      </w:r>
      <w:r w:rsidRPr="00487648">
        <w:rPr>
          <w:rStyle w:val="FootnoteReference"/>
          <w:rFonts w:cstheme="minorHAnsi"/>
          <w:sz w:val="22"/>
        </w:rPr>
        <w:footnoteReference w:id="1"/>
      </w:r>
      <w:r w:rsidRPr="00487648">
        <w:rPr>
          <w:rFonts w:cstheme="minorHAnsi"/>
          <w:sz w:val="22"/>
        </w:rPr>
        <w:t>, staying within the 1.5°C limit will require immediate and deep emission reductions and for that global net anthropogenic CO</w:t>
      </w:r>
      <w:r w:rsidRPr="00487648">
        <w:rPr>
          <w:rFonts w:cstheme="minorHAnsi"/>
          <w:sz w:val="22"/>
          <w:vertAlign w:val="subscript"/>
        </w:rPr>
        <w:t>2</w:t>
      </w:r>
      <w:r w:rsidRPr="00487648">
        <w:rPr>
          <w:rFonts w:cstheme="minorHAnsi"/>
          <w:sz w:val="22"/>
        </w:rPr>
        <w:t xml:space="preserve"> emissions need to decrease by half by 2030 relative to 2010 levels and become “net zero” by 2050 — a state where any remaining emissions are balanced by CO</w:t>
      </w:r>
      <w:r w:rsidRPr="00487648">
        <w:rPr>
          <w:rFonts w:cstheme="minorHAnsi"/>
          <w:sz w:val="22"/>
          <w:vertAlign w:val="subscript"/>
        </w:rPr>
        <w:t>2</w:t>
      </w:r>
      <w:r w:rsidRPr="00487648">
        <w:rPr>
          <w:rFonts w:cstheme="minorHAnsi"/>
          <w:sz w:val="22"/>
        </w:rPr>
        <w:t xml:space="preserve"> removals from the atmosphere.</w:t>
      </w:r>
      <w:r w:rsidR="00CF3E6D" w:rsidRPr="00487648">
        <w:rPr>
          <w:rFonts w:cstheme="minorHAnsi"/>
          <w:sz w:val="22"/>
        </w:rPr>
        <w:t xml:space="preserve"> There is an urgent need to explore innovative approaches to facilitate transformational change towards a net-zero </w:t>
      </w:r>
      <w:r w:rsidR="001754A6" w:rsidRPr="00487648">
        <w:rPr>
          <w:rFonts w:cstheme="minorHAnsi"/>
          <w:sz w:val="22"/>
        </w:rPr>
        <w:t>economy</w:t>
      </w:r>
      <w:r w:rsidR="00CF3E6D" w:rsidRPr="00487648">
        <w:rPr>
          <w:rFonts w:cstheme="minorHAnsi"/>
          <w:sz w:val="22"/>
        </w:rPr>
        <w:t xml:space="preserve">, and carbon pricing can be a powerful and efficient tool in a broader </w:t>
      </w:r>
      <w:r w:rsidR="001754A6" w:rsidRPr="00487648">
        <w:rPr>
          <w:rFonts w:cstheme="minorHAnsi"/>
          <w:sz w:val="22"/>
        </w:rPr>
        <w:t xml:space="preserve">policy </w:t>
      </w:r>
      <w:r w:rsidR="00CF3E6D" w:rsidRPr="00487648">
        <w:rPr>
          <w:rFonts w:cstheme="minorHAnsi"/>
          <w:sz w:val="22"/>
        </w:rPr>
        <w:t xml:space="preserve">toolkit to incentivize sectoral transformations and align investments to decarbonize the global economy. </w:t>
      </w:r>
    </w:p>
    <w:p w14:paraId="2853404B" w14:textId="77777777" w:rsidR="002A74CA" w:rsidRDefault="002A74CA" w:rsidP="008E57D7">
      <w:pPr>
        <w:rPr>
          <w:rFonts w:cstheme="minorHAnsi"/>
          <w:sz w:val="22"/>
        </w:rPr>
      </w:pPr>
    </w:p>
    <w:p w14:paraId="53D5883D" w14:textId="47F68628" w:rsidR="001754A6" w:rsidRPr="00487648" w:rsidRDefault="001754A6" w:rsidP="008E57D7">
      <w:pPr>
        <w:rPr>
          <w:sz w:val="22"/>
        </w:rPr>
      </w:pPr>
      <w:r w:rsidRPr="00487648">
        <w:rPr>
          <w:rFonts w:cstheme="minorHAnsi"/>
          <w:sz w:val="22"/>
        </w:rPr>
        <w:t>As the world’s largest carbon emitter, China announced to achieve carbon neutrality by 2060</w:t>
      </w:r>
      <w:r w:rsidR="004A4135" w:rsidRPr="00487648">
        <w:rPr>
          <w:rFonts w:cstheme="minorHAnsi"/>
          <w:sz w:val="22"/>
        </w:rPr>
        <w:t xml:space="preserve"> in respon</w:t>
      </w:r>
      <w:r w:rsidR="00C07D2D">
        <w:rPr>
          <w:rFonts w:cstheme="minorHAnsi"/>
          <w:sz w:val="22"/>
        </w:rPr>
        <w:t>se</w:t>
      </w:r>
      <w:r w:rsidR="004A4135" w:rsidRPr="00487648">
        <w:rPr>
          <w:rFonts w:cstheme="minorHAnsi"/>
          <w:sz w:val="22"/>
        </w:rPr>
        <w:t xml:space="preserve"> to tackling climate change</w:t>
      </w:r>
      <w:r w:rsidRPr="00487648">
        <w:rPr>
          <w:rFonts w:cstheme="minorHAnsi"/>
          <w:sz w:val="22"/>
        </w:rPr>
        <w:t>.</w:t>
      </w:r>
      <w:r w:rsidR="007F2FC5" w:rsidRPr="00487648">
        <w:rPr>
          <w:rFonts w:cstheme="minorHAnsi"/>
          <w:sz w:val="22"/>
        </w:rPr>
        <w:t xml:space="preserve"> Carbon markets has been identified as </w:t>
      </w:r>
      <w:r w:rsidR="008B3B77">
        <w:rPr>
          <w:rFonts w:cstheme="minorHAnsi"/>
          <w:sz w:val="22"/>
        </w:rPr>
        <w:t xml:space="preserve">a </w:t>
      </w:r>
      <w:r w:rsidR="007F2FC5" w:rsidRPr="00487648">
        <w:rPr>
          <w:rFonts w:cstheme="minorHAnsi"/>
          <w:sz w:val="22"/>
        </w:rPr>
        <w:t>key component among a set of policy instruments to lowering the cost of reducing carbon emissions</w:t>
      </w:r>
      <w:r w:rsidR="00952AEC" w:rsidRPr="00487648">
        <w:rPr>
          <w:rFonts w:cstheme="minorHAnsi"/>
          <w:sz w:val="22"/>
        </w:rPr>
        <w:t>, driving technology innovation,</w:t>
      </w:r>
      <w:r w:rsidR="007F2FC5" w:rsidRPr="00487648">
        <w:rPr>
          <w:rFonts w:cstheme="minorHAnsi"/>
          <w:sz w:val="22"/>
        </w:rPr>
        <w:t xml:space="preserve"> and </w:t>
      </w:r>
      <w:r w:rsidR="00952AEC" w:rsidRPr="00487648">
        <w:rPr>
          <w:rFonts w:cstheme="minorHAnsi"/>
          <w:sz w:val="22"/>
        </w:rPr>
        <w:t>contributing to the achievement of</w:t>
      </w:r>
      <w:r w:rsidR="007F2FC5" w:rsidRPr="00487648">
        <w:rPr>
          <w:rFonts w:cstheme="minorHAnsi"/>
          <w:sz w:val="22"/>
        </w:rPr>
        <w:t xml:space="preserve"> China’s carbon peak and carbon neutrality goals. </w:t>
      </w:r>
      <w:r w:rsidR="007F2FC5" w:rsidRPr="00487648">
        <w:rPr>
          <w:sz w:val="22"/>
        </w:rPr>
        <w:t xml:space="preserve">Building on its </w:t>
      </w:r>
      <w:r w:rsidR="008B3B77">
        <w:rPr>
          <w:sz w:val="22"/>
        </w:rPr>
        <w:t xml:space="preserve">successful </w:t>
      </w:r>
      <w:r w:rsidR="007F2FC5" w:rsidRPr="00487648">
        <w:rPr>
          <w:sz w:val="22"/>
        </w:rPr>
        <w:t xml:space="preserve">experience of piloting emissions trading </w:t>
      </w:r>
      <w:del w:id="2" w:author="Jichong Wu" w:date="2023-01-13T21:39:00Z">
        <w:r w:rsidR="0030458F" w:rsidDel="0030458F">
          <w:rPr>
            <w:sz w:val="22"/>
          </w:rPr>
          <w:delText>scheme</w:delText>
        </w:r>
        <w:r w:rsidR="007F2FC5" w:rsidRPr="00487648" w:rsidDel="0030458F">
          <w:rPr>
            <w:sz w:val="22"/>
          </w:rPr>
          <w:delText xml:space="preserve"> </w:delText>
        </w:r>
      </w:del>
      <w:ins w:id="3" w:author="Jichong Wu" w:date="2023-01-13T21:39:00Z">
        <w:r w:rsidR="0030458F">
          <w:rPr>
            <w:sz w:val="22"/>
          </w:rPr>
          <w:t>system</w:t>
        </w:r>
        <w:r w:rsidR="0030458F" w:rsidRPr="00487648">
          <w:rPr>
            <w:sz w:val="22"/>
          </w:rPr>
          <w:t xml:space="preserve"> </w:t>
        </w:r>
      </w:ins>
      <w:r w:rsidR="007F2FC5" w:rsidRPr="00487648">
        <w:rPr>
          <w:sz w:val="22"/>
        </w:rPr>
        <w:t xml:space="preserve">(ETS) in </w:t>
      </w:r>
      <w:del w:id="4" w:author="Jichong Wu" w:date="2023-01-14T00:04:00Z">
        <w:r w:rsidR="007F2FC5" w:rsidRPr="00487648" w:rsidDel="003D3B6D">
          <w:rPr>
            <w:sz w:val="22"/>
          </w:rPr>
          <w:delText xml:space="preserve">eight </w:delText>
        </w:r>
      </w:del>
      <w:ins w:id="5" w:author="Jichong Wu" w:date="2023-01-14T00:04:00Z">
        <w:r w:rsidR="003D3B6D">
          <w:rPr>
            <w:sz w:val="22"/>
          </w:rPr>
          <w:t>seven</w:t>
        </w:r>
        <w:r w:rsidR="003D3B6D" w:rsidRPr="00487648">
          <w:rPr>
            <w:sz w:val="22"/>
          </w:rPr>
          <w:t xml:space="preserve"> </w:t>
        </w:r>
      </w:ins>
      <w:r w:rsidR="007F2FC5" w:rsidRPr="00487648">
        <w:rPr>
          <w:sz w:val="22"/>
        </w:rPr>
        <w:t xml:space="preserve">regions, China launched </w:t>
      </w:r>
      <w:r w:rsidR="00952AEC" w:rsidRPr="00487648">
        <w:rPr>
          <w:sz w:val="22"/>
        </w:rPr>
        <w:t>a</w:t>
      </w:r>
      <w:r w:rsidR="007F2FC5" w:rsidRPr="00487648">
        <w:rPr>
          <w:sz w:val="22"/>
        </w:rPr>
        <w:t xml:space="preserve"> national ETS in 2021</w:t>
      </w:r>
      <w:r w:rsidR="00952AEC" w:rsidRPr="00487648">
        <w:rPr>
          <w:sz w:val="22"/>
        </w:rPr>
        <w:t xml:space="preserve"> for the power sector covering 40% of its total carbon emissions. </w:t>
      </w:r>
      <w:ins w:id="6" w:author="Jichong Wu" w:date="2023-01-14T00:22:00Z">
        <w:r w:rsidR="00342210">
          <w:rPr>
            <w:sz w:val="22"/>
          </w:rPr>
          <w:t>As a complement to the compliance market</w:t>
        </w:r>
      </w:ins>
      <w:ins w:id="7" w:author="Jichong Wu" w:date="2023-01-14T00:10:00Z">
        <w:r w:rsidR="003D3B6D">
          <w:rPr>
            <w:sz w:val="22"/>
          </w:rPr>
          <w:t xml:space="preserve">, China launched </w:t>
        </w:r>
        <w:r w:rsidR="003D3B6D" w:rsidRPr="003D3B6D">
          <w:rPr>
            <w:sz w:val="22"/>
          </w:rPr>
          <w:t xml:space="preserve">the </w:t>
        </w:r>
      </w:ins>
      <w:ins w:id="8" w:author="Jichong Wu" w:date="2023-01-14T00:38:00Z">
        <w:r w:rsidR="00FD6BB9">
          <w:rPr>
            <w:sz w:val="22"/>
          </w:rPr>
          <w:t xml:space="preserve">China GHG Voluntary Emission Reduction Program </w:t>
        </w:r>
      </w:ins>
      <w:ins w:id="9" w:author="Jichong Wu" w:date="2023-01-14T00:10:00Z">
        <w:r w:rsidR="003D3B6D" w:rsidRPr="003D3B6D">
          <w:rPr>
            <w:sz w:val="22"/>
          </w:rPr>
          <w:t>(</w:t>
        </w:r>
      </w:ins>
      <w:ins w:id="10" w:author="Jichong Wu" w:date="2023-01-14T00:56:00Z">
        <w:r w:rsidR="004447A1">
          <w:rPr>
            <w:sz w:val="22"/>
          </w:rPr>
          <w:t xml:space="preserve">or </w:t>
        </w:r>
      </w:ins>
      <w:ins w:id="11" w:author="Jichong Wu" w:date="2023-01-14T00:38:00Z">
        <w:r w:rsidR="00FD6BB9">
          <w:rPr>
            <w:sz w:val="22"/>
          </w:rPr>
          <w:t>China Certified Emission Reduction</w:t>
        </w:r>
      </w:ins>
      <w:ins w:id="12" w:author="Jichong Wu" w:date="2023-01-14T00:55:00Z">
        <w:r w:rsidR="004447A1">
          <w:rPr>
            <w:sz w:val="22"/>
          </w:rPr>
          <w:t xml:space="preserve"> </w:t>
        </w:r>
      </w:ins>
      <w:ins w:id="13" w:author="Jichong Wu" w:date="2023-01-14T00:38:00Z">
        <w:r w:rsidR="00FD6BB9">
          <w:rPr>
            <w:sz w:val="22"/>
          </w:rPr>
          <w:t xml:space="preserve">– </w:t>
        </w:r>
      </w:ins>
      <w:ins w:id="14" w:author="Jichong Wu" w:date="2023-01-14T00:10:00Z">
        <w:r w:rsidR="003D3B6D" w:rsidRPr="003D3B6D">
          <w:rPr>
            <w:sz w:val="22"/>
          </w:rPr>
          <w:t xml:space="preserve">CCER) </w:t>
        </w:r>
        <w:r w:rsidR="003D3B6D">
          <w:rPr>
            <w:sz w:val="22"/>
          </w:rPr>
          <w:t>in 2012</w:t>
        </w:r>
      </w:ins>
      <w:ins w:id="15" w:author="Jichong Wu" w:date="2023-01-14T00:11:00Z">
        <w:r w:rsidR="003D3B6D">
          <w:rPr>
            <w:sz w:val="22"/>
          </w:rPr>
          <w:t xml:space="preserve"> but </w:t>
        </w:r>
      </w:ins>
      <w:ins w:id="16" w:author="Jichong Wu" w:date="2023-01-14T00:12:00Z">
        <w:r w:rsidR="003D3B6D">
          <w:rPr>
            <w:sz w:val="22"/>
          </w:rPr>
          <w:t xml:space="preserve">have </w:t>
        </w:r>
      </w:ins>
      <w:ins w:id="17" w:author="Jichong Wu" w:date="2023-01-14T00:11:00Z">
        <w:r w:rsidR="003D3B6D">
          <w:rPr>
            <w:sz w:val="22"/>
          </w:rPr>
          <w:t xml:space="preserve">halted </w:t>
        </w:r>
      </w:ins>
      <w:ins w:id="18" w:author="Jichong Wu" w:date="2023-01-14T00:12:00Z">
        <w:r w:rsidR="003D3B6D">
          <w:rPr>
            <w:sz w:val="22"/>
          </w:rPr>
          <w:t>issuing credits since 2017 due to</w:t>
        </w:r>
      </w:ins>
      <w:ins w:id="19" w:author="Jichong Wu" w:date="2023-01-14T00:14:00Z">
        <w:r w:rsidR="00342210">
          <w:rPr>
            <w:sz w:val="22"/>
          </w:rPr>
          <w:t xml:space="preserve"> low trading volume and </w:t>
        </w:r>
      </w:ins>
      <w:ins w:id="20" w:author="Jichong Wu" w:date="2023-01-14T00:18:00Z">
        <w:r w:rsidR="00342210">
          <w:rPr>
            <w:rFonts w:hint="eastAsia"/>
            <w:sz w:val="22"/>
          </w:rPr>
          <w:t>regu</w:t>
        </w:r>
        <w:r w:rsidR="00342210">
          <w:rPr>
            <w:sz w:val="22"/>
          </w:rPr>
          <w:t>lation</w:t>
        </w:r>
      </w:ins>
      <w:ins w:id="21" w:author="Jichong Wu" w:date="2023-01-14T00:19:00Z">
        <w:r w:rsidR="00342210">
          <w:rPr>
            <w:sz w:val="22"/>
          </w:rPr>
          <w:t xml:space="preserve"> issues.</w:t>
        </w:r>
      </w:ins>
      <w:ins w:id="22" w:author="Jichong Wu" w:date="2023-01-14T00:22:00Z">
        <w:r w:rsidR="00342210">
          <w:rPr>
            <w:sz w:val="22"/>
          </w:rPr>
          <w:t xml:space="preserve"> However,</w:t>
        </w:r>
      </w:ins>
      <w:ins w:id="23" w:author="Jichong Wu" w:date="2023-01-14T00:23:00Z">
        <w:r w:rsidR="00342210">
          <w:rPr>
            <w:sz w:val="22"/>
          </w:rPr>
          <w:t xml:space="preserve"> </w:t>
        </w:r>
        <w:r w:rsidR="00342210" w:rsidRPr="00342210">
          <w:rPr>
            <w:sz w:val="22"/>
          </w:rPr>
          <w:t xml:space="preserve">CCER is expected to </w:t>
        </w:r>
        <w:r w:rsidR="00342210">
          <w:rPr>
            <w:sz w:val="22"/>
          </w:rPr>
          <w:t xml:space="preserve">restart in 2023 and </w:t>
        </w:r>
        <w:r w:rsidR="00342210" w:rsidRPr="00342210">
          <w:rPr>
            <w:sz w:val="22"/>
          </w:rPr>
          <w:t xml:space="preserve">play a significant role in achieving </w:t>
        </w:r>
      </w:ins>
      <w:ins w:id="24" w:author="Jichong Wu" w:date="2023-01-14T00:27:00Z">
        <w:r w:rsidR="00AA50A0">
          <w:rPr>
            <w:sz w:val="22"/>
          </w:rPr>
          <w:t>decarbonization targets and reducing costs</w:t>
        </w:r>
      </w:ins>
      <w:ins w:id="25" w:author="Jichong Wu" w:date="2023-01-14T00:34:00Z">
        <w:r w:rsidR="00AA50A0">
          <w:rPr>
            <w:sz w:val="22"/>
          </w:rPr>
          <w:t xml:space="preserve"> </w:t>
        </w:r>
      </w:ins>
      <w:ins w:id="26" w:author="Jichong Wu" w:date="2023-01-14T00:35:00Z">
        <w:r w:rsidR="00AA50A0">
          <w:rPr>
            <w:sz w:val="22"/>
          </w:rPr>
          <w:t>in both domestic and global markets</w:t>
        </w:r>
      </w:ins>
      <w:ins w:id="27" w:author="Jichong Wu" w:date="2023-01-14T00:25:00Z">
        <w:r w:rsidR="00342210">
          <w:rPr>
            <w:sz w:val="22"/>
          </w:rPr>
          <w:t>.</w:t>
        </w:r>
      </w:ins>
      <w:ins w:id="28" w:author="Jichong Wu" w:date="2023-01-14T00:36:00Z">
        <w:r w:rsidR="00AA50A0">
          <w:rPr>
            <w:sz w:val="22"/>
          </w:rPr>
          <w:t xml:space="preserve"> CCER has been adopted as eligible </w:t>
        </w:r>
      </w:ins>
      <w:ins w:id="29" w:author="Jichong Wu" w:date="2023-01-14T00:43:00Z">
        <w:r w:rsidR="00FD6BB9">
          <w:rPr>
            <w:sz w:val="22"/>
          </w:rPr>
          <w:t>credits</w:t>
        </w:r>
      </w:ins>
      <w:ins w:id="30" w:author="Jichong Wu" w:date="2023-01-14T00:36:00Z">
        <w:r w:rsidR="00AA50A0">
          <w:rPr>
            <w:sz w:val="22"/>
          </w:rPr>
          <w:t xml:space="preserve"> by </w:t>
        </w:r>
      </w:ins>
      <w:proofErr w:type="gramStart"/>
      <w:ins w:id="31" w:author="Jichong Wu" w:date="2023-01-14T00:37:00Z">
        <w:r w:rsidR="00FD6BB9">
          <w:rPr>
            <w:sz w:val="22"/>
          </w:rPr>
          <w:t>CORSIA</w:t>
        </w:r>
      </w:ins>
      <w:ins w:id="32" w:author="Jichong Wu" w:date="2023-01-14T00:53:00Z">
        <w:r w:rsidR="004447A1">
          <w:rPr>
            <w:sz w:val="22"/>
          </w:rPr>
          <w:t>, and</w:t>
        </w:r>
        <w:proofErr w:type="gramEnd"/>
        <w:r w:rsidR="004447A1">
          <w:rPr>
            <w:sz w:val="22"/>
          </w:rPr>
          <w:t xml:space="preserve"> can be </w:t>
        </w:r>
      </w:ins>
      <w:ins w:id="33" w:author="Jichong Wu" w:date="2023-01-14T00:54:00Z">
        <w:r w:rsidR="004447A1">
          <w:rPr>
            <w:sz w:val="22"/>
          </w:rPr>
          <w:t xml:space="preserve">potentially </w:t>
        </w:r>
      </w:ins>
      <w:ins w:id="34" w:author="Jichong Wu" w:date="2023-01-14T00:53:00Z">
        <w:r w:rsidR="004447A1">
          <w:rPr>
            <w:sz w:val="22"/>
          </w:rPr>
          <w:t xml:space="preserve">traded </w:t>
        </w:r>
      </w:ins>
      <w:ins w:id="35" w:author="Jichong Wu" w:date="2023-01-14T00:54:00Z">
        <w:r w:rsidR="004447A1">
          <w:rPr>
            <w:sz w:val="22"/>
          </w:rPr>
          <w:t>within China’s Belt and Road (B&amp;R) regime</w:t>
        </w:r>
      </w:ins>
      <w:ins w:id="36" w:author="Jichong Wu" w:date="2023-01-14T12:36:00Z">
        <w:r w:rsidR="005A4C57">
          <w:rPr>
            <w:sz w:val="22"/>
          </w:rPr>
          <w:t xml:space="preserve"> and other international carbon markets</w:t>
        </w:r>
      </w:ins>
      <w:ins w:id="37" w:author="Jichong Wu" w:date="2023-01-14T00:45:00Z">
        <w:r w:rsidR="00FD6BB9">
          <w:rPr>
            <w:sz w:val="22"/>
          </w:rPr>
          <w:t>.</w:t>
        </w:r>
      </w:ins>
      <w:ins w:id="38" w:author="Jichong Wu" w:date="2023-01-14T13:41:00Z">
        <w:r w:rsidR="00824490">
          <w:rPr>
            <w:sz w:val="22"/>
          </w:rPr>
          <w:t xml:space="preserve"> Additionally, China has been a major host country </w:t>
        </w:r>
      </w:ins>
      <w:ins w:id="39" w:author="Jichong Wu" w:date="2023-01-14T13:42:00Z">
        <w:r w:rsidR="00824490">
          <w:rPr>
            <w:sz w:val="22"/>
          </w:rPr>
          <w:t xml:space="preserve">selling credits </w:t>
        </w:r>
      </w:ins>
      <w:ins w:id="40" w:author="Jichong Wu" w:date="2023-01-14T13:43:00Z">
        <w:r w:rsidR="00824490">
          <w:rPr>
            <w:sz w:val="22"/>
          </w:rPr>
          <w:t xml:space="preserve">in the international voluntary carbon markets through projects </w:t>
        </w:r>
      </w:ins>
      <w:ins w:id="41" w:author="Jichong Wu" w:date="2023-01-14T13:44:00Z">
        <w:r w:rsidR="00824490">
          <w:rPr>
            <w:sz w:val="22"/>
          </w:rPr>
          <w:t>developed</w:t>
        </w:r>
      </w:ins>
      <w:ins w:id="42" w:author="Jichong Wu" w:date="2023-01-14T13:43:00Z">
        <w:r w:rsidR="00824490">
          <w:rPr>
            <w:sz w:val="22"/>
          </w:rPr>
          <w:t xml:space="preserve"> under the </w:t>
        </w:r>
        <w:r w:rsidR="00824490" w:rsidRPr="00824490">
          <w:rPr>
            <w:sz w:val="22"/>
          </w:rPr>
          <w:t>developed to the Verified Carbon Standard (VCS) and Gold Standard</w:t>
        </w:r>
        <w:r w:rsidR="00824490">
          <w:rPr>
            <w:sz w:val="22"/>
          </w:rPr>
          <w:t>.</w:t>
        </w:r>
      </w:ins>
      <w:ins w:id="43" w:author="Jichong Wu" w:date="2023-01-14T13:42:00Z">
        <w:r w:rsidR="00824490">
          <w:rPr>
            <w:sz w:val="22"/>
          </w:rPr>
          <w:t xml:space="preserve"> </w:t>
        </w:r>
      </w:ins>
      <w:ins w:id="44" w:author="Jichong Wu" w:date="2023-01-14T00:10:00Z">
        <w:r w:rsidR="003D3B6D" w:rsidRPr="003D3B6D">
          <w:rPr>
            <w:sz w:val="22"/>
          </w:rPr>
          <w:t xml:space="preserve"> </w:t>
        </w:r>
      </w:ins>
      <w:del w:id="45" w:author="Jichong Wu" w:date="2023-01-14T00:28:00Z">
        <w:r w:rsidR="00952AEC" w:rsidRPr="00487648" w:rsidDel="00AA50A0">
          <w:rPr>
            <w:sz w:val="22"/>
          </w:rPr>
          <w:delText>However</w:delText>
        </w:r>
      </w:del>
      <w:ins w:id="46" w:author="Jichong Wu" w:date="2023-01-14T00:28:00Z">
        <w:r w:rsidR="00AA50A0">
          <w:rPr>
            <w:sz w:val="22"/>
          </w:rPr>
          <w:t>Despite these strategies and progress made</w:t>
        </w:r>
      </w:ins>
      <w:r w:rsidR="00952AEC" w:rsidRPr="00487648">
        <w:rPr>
          <w:sz w:val="22"/>
        </w:rPr>
        <w:t xml:space="preserve">, </w:t>
      </w:r>
      <w:r w:rsidR="00EB329F" w:rsidRPr="00487648">
        <w:rPr>
          <w:sz w:val="22"/>
        </w:rPr>
        <w:t xml:space="preserve">there is </w:t>
      </w:r>
      <w:ins w:id="47" w:author="Jichong Wu" w:date="2023-01-14T00:28:00Z">
        <w:r w:rsidR="00AA50A0">
          <w:rPr>
            <w:sz w:val="22"/>
          </w:rPr>
          <w:t xml:space="preserve">still </w:t>
        </w:r>
      </w:ins>
      <w:r w:rsidR="00EB329F" w:rsidRPr="00487648">
        <w:rPr>
          <w:sz w:val="22"/>
        </w:rPr>
        <w:t xml:space="preserve">a lack of </w:t>
      </w:r>
      <w:r w:rsidR="00952AEC" w:rsidRPr="00487648">
        <w:rPr>
          <w:sz w:val="22"/>
        </w:rPr>
        <w:t>details</w:t>
      </w:r>
      <w:r w:rsidR="00EB329F" w:rsidRPr="00487648">
        <w:rPr>
          <w:sz w:val="22"/>
        </w:rPr>
        <w:t xml:space="preserve"> on</w:t>
      </w:r>
      <w:r w:rsidR="00952AEC" w:rsidRPr="00487648">
        <w:rPr>
          <w:sz w:val="22"/>
        </w:rPr>
        <w:t xml:space="preserve"> how </w:t>
      </w:r>
      <w:r w:rsidR="00EB329F" w:rsidRPr="00487648">
        <w:rPr>
          <w:sz w:val="22"/>
        </w:rPr>
        <w:t>China</w:t>
      </w:r>
      <w:r w:rsidR="00952AEC" w:rsidRPr="00487648">
        <w:rPr>
          <w:sz w:val="22"/>
        </w:rPr>
        <w:t xml:space="preserve"> would achieve the ambitious </w:t>
      </w:r>
      <w:r w:rsidR="008B3B77">
        <w:rPr>
          <w:sz w:val="22"/>
        </w:rPr>
        <w:t xml:space="preserve">neutrality </w:t>
      </w:r>
      <w:r w:rsidR="00952AEC" w:rsidRPr="00487648">
        <w:rPr>
          <w:sz w:val="22"/>
        </w:rPr>
        <w:t>target</w:t>
      </w:r>
      <w:r w:rsidR="00EB329F" w:rsidRPr="00487648">
        <w:rPr>
          <w:sz w:val="22"/>
        </w:rPr>
        <w:t xml:space="preserve"> and what actions and policy support would be required to ensure a net-zero transition pathway.</w:t>
      </w:r>
      <w:r w:rsidR="00A25239">
        <w:rPr>
          <w:sz w:val="22"/>
        </w:rPr>
        <w:t xml:space="preserve"> </w:t>
      </w:r>
      <w:r w:rsidR="00A25239" w:rsidRPr="008B3B77">
        <w:rPr>
          <w:sz w:val="22"/>
          <w:highlight w:val="yellow"/>
        </w:rPr>
        <w:t xml:space="preserve">[Add a few sentences on </w:t>
      </w:r>
      <w:r w:rsidR="003D1263" w:rsidRPr="008B3B77">
        <w:rPr>
          <w:sz w:val="22"/>
          <w:highlight w:val="yellow"/>
        </w:rPr>
        <w:t>carbon crediting mechanism – CCER and engagement in VCM]</w:t>
      </w:r>
    </w:p>
    <w:p w14:paraId="2AE9BBDA" w14:textId="63D8578F" w:rsidR="00EB329F" w:rsidRPr="00487648" w:rsidRDefault="00EB329F" w:rsidP="008E57D7">
      <w:pPr>
        <w:rPr>
          <w:sz w:val="22"/>
        </w:rPr>
      </w:pPr>
    </w:p>
    <w:p w14:paraId="05CE760B" w14:textId="376792EC" w:rsidR="00930562" w:rsidRDefault="003D1263" w:rsidP="00930562">
      <w:pPr>
        <w:rPr>
          <w:sz w:val="22"/>
        </w:rPr>
      </w:pPr>
      <w:r>
        <w:rPr>
          <w:sz w:val="22"/>
        </w:rPr>
        <w:t>T</w:t>
      </w:r>
      <w:r w:rsidR="00EB329F" w:rsidRPr="00487648">
        <w:rPr>
          <w:sz w:val="22"/>
        </w:rPr>
        <w:t>he Climate Finance and Economics unit of the Climate Change Group</w:t>
      </w:r>
      <w:r w:rsidR="00730383">
        <w:rPr>
          <w:sz w:val="22"/>
        </w:rPr>
        <w:t xml:space="preserve"> (SCCFE)</w:t>
      </w:r>
      <w:r w:rsidR="00EB329F" w:rsidRPr="00487648">
        <w:rPr>
          <w:sz w:val="22"/>
        </w:rPr>
        <w:t xml:space="preserve"> </w:t>
      </w:r>
      <w:r w:rsidR="00307C96">
        <w:rPr>
          <w:sz w:val="22"/>
        </w:rPr>
        <w:t>plans to</w:t>
      </w:r>
      <w:r w:rsidR="00AF4809" w:rsidRPr="00487648">
        <w:rPr>
          <w:sz w:val="22"/>
        </w:rPr>
        <w:t xml:space="preserve"> compil</w:t>
      </w:r>
      <w:r w:rsidR="00307C96">
        <w:rPr>
          <w:sz w:val="22"/>
        </w:rPr>
        <w:t>e</w:t>
      </w:r>
      <w:r w:rsidR="00EB329F" w:rsidRPr="00487648">
        <w:rPr>
          <w:sz w:val="22"/>
        </w:rPr>
        <w:t xml:space="preserve"> a series of case studies to assess the role of carbon markets in </w:t>
      </w:r>
      <w:r w:rsidR="00AF4809" w:rsidRPr="00487648">
        <w:rPr>
          <w:sz w:val="22"/>
        </w:rPr>
        <w:t>supporting countries’ net zero strategies and to promote knowledge sharing at the global level</w:t>
      </w:r>
      <w:r w:rsidR="00EB329F" w:rsidRPr="00487648">
        <w:rPr>
          <w:sz w:val="22"/>
        </w:rPr>
        <w:t xml:space="preserve">. </w:t>
      </w:r>
      <w:r>
        <w:rPr>
          <w:sz w:val="22"/>
        </w:rPr>
        <w:t xml:space="preserve">China was selected as the first case study given the fact that it </w:t>
      </w:r>
      <w:r w:rsidR="00307C96">
        <w:rPr>
          <w:sz w:val="22"/>
        </w:rPr>
        <w:t xml:space="preserve">is the world’s largest carbon emitter </w:t>
      </w:r>
      <w:r w:rsidR="002A30BF">
        <w:rPr>
          <w:sz w:val="22"/>
        </w:rPr>
        <w:t>and</w:t>
      </w:r>
      <w:r w:rsidR="00307C96">
        <w:rPr>
          <w:sz w:val="22"/>
        </w:rPr>
        <w:t xml:space="preserve"> hosts the world’s largest carbon market by emissions.</w:t>
      </w:r>
      <w:r w:rsidR="002A30BF">
        <w:rPr>
          <w:sz w:val="22"/>
        </w:rPr>
        <w:t xml:space="preserve"> T</w:t>
      </w:r>
      <w:r w:rsidR="00EB329F" w:rsidRPr="00487648">
        <w:rPr>
          <w:sz w:val="22"/>
        </w:rPr>
        <w:t xml:space="preserve">his </w:t>
      </w:r>
      <w:r w:rsidR="00AF4809" w:rsidRPr="00487648">
        <w:rPr>
          <w:sz w:val="22"/>
        </w:rPr>
        <w:t xml:space="preserve">summary report was developed </w:t>
      </w:r>
      <w:r w:rsidR="00F0421B" w:rsidRPr="00487648">
        <w:rPr>
          <w:sz w:val="22"/>
        </w:rPr>
        <w:t>based on</w:t>
      </w:r>
      <w:r w:rsidR="00AF4809" w:rsidRPr="00487648">
        <w:rPr>
          <w:sz w:val="22"/>
        </w:rPr>
        <w:t xml:space="preserve"> </w:t>
      </w:r>
      <w:r w:rsidR="00F0421B" w:rsidRPr="00487648">
        <w:rPr>
          <w:sz w:val="22"/>
        </w:rPr>
        <w:t xml:space="preserve">preliminary results from </w:t>
      </w:r>
      <w:r w:rsidR="00AF4809" w:rsidRPr="00487648">
        <w:rPr>
          <w:sz w:val="22"/>
        </w:rPr>
        <w:t xml:space="preserve">a </w:t>
      </w:r>
      <w:r w:rsidR="00F0421B" w:rsidRPr="00487648">
        <w:rPr>
          <w:sz w:val="22"/>
        </w:rPr>
        <w:t>research study conducted</w:t>
      </w:r>
      <w:r w:rsidR="00EB329F" w:rsidRPr="00487648">
        <w:rPr>
          <w:sz w:val="22"/>
        </w:rPr>
        <w:t xml:space="preserve"> by the Tsinghua University</w:t>
      </w:r>
      <w:r w:rsidR="00AF4809" w:rsidRPr="00487648">
        <w:rPr>
          <w:sz w:val="22"/>
        </w:rPr>
        <w:t xml:space="preserve">, that documented the best practices from China and explored </w:t>
      </w:r>
      <w:r w:rsidR="004B3250" w:rsidRPr="00487648">
        <w:rPr>
          <w:sz w:val="22"/>
        </w:rPr>
        <w:t>the role of carbon markets in contributing to China’s long term decarbonization goals</w:t>
      </w:r>
      <w:r w:rsidR="00F0421B" w:rsidRPr="00487648">
        <w:rPr>
          <w:sz w:val="22"/>
        </w:rPr>
        <w:t xml:space="preserve"> – </w:t>
      </w:r>
      <w:r w:rsidR="004B3250" w:rsidRPr="00487648">
        <w:rPr>
          <w:sz w:val="22"/>
        </w:rPr>
        <w:t>the 2060 carbon neutrality target.</w:t>
      </w:r>
      <w:r w:rsidR="00EA72F2">
        <w:rPr>
          <w:sz w:val="22"/>
        </w:rPr>
        <w:t xml:space="preserve"> </w:t>
      </w:r>
      <w:r w:rsidR="00930562">
        <w:rPr>
          <w:sz w:val="22"/>
        </w:rPr>
        <w:t>The analysis covers two key components:</w:t>
      </w:r>
    </w:p>
    <w:p w14:paraId="6B5BB7D6" w14:textId="77777777" w:rsidR="00C45488" w:rsidRDefault="00C45488" w:rsidP="00C45488">
      <w:pPr>
        <w:rPr>
          <w:sz w:val="22"/>
        </w:rPr>
      </w:pPr>
    </w:p>
    <w:p w14:paraId="38A87558" w14:textId="528E1D99" w:rsidR="00C45488" w:rsidRPr="0030458F" w:rsidRDefault="00C45488" w:rsidP="0030458F">
      <w:pPr>
        <w:pStyle w:val="ListParagraph"/>
        <w:numPr>
          <w:ilvl w:val="0"/>
          <w:numId w:val="42"/>
        </w:numPr>
        <w:rPr>
          <w:sz w:val="22"/>
        </w:rPr>
      </w:pPr>
      <w:r>
        <w:rPr>
          <w:sz w:val="22"/>
        </w:rPr>
        <w:t xml:space="preserve">ETS </w:t>
      </w:r>
      <w:r w:rsidRPr="00336C0C">
        <w:rPr>
          <w:sz w:val="22"/>
          <w:highlight w:val="yellow"/>
        </w:rPr>
        <w:t>[add definition]</w:t>
      </w:r>
      <w:r w:rsidR="00EC1BDC">
        <w:rPr>
          <w:sz w:val="22"/>
        </w:rPr>
        <w:t xml:space="preserve">: </w:t>
      </w:r>
      <w:ins w:id="48" w:author="Jichong Wu" w:date="2023-01-14T13:51:00Z">
        <w:r w:rsidR="003544ED">
          <w:rPr>
            <w:sz w:val="22"/>
          </w:rPr>
          <w:t xml:space="preserve">an </w:t>
        </w:r>
      </w:ins>
      <w:ins w:id="49" w:author="Jichong Wu" w:date="2023-01-13T21:38:00Z">
        <w:r w:rsidR="0030458F" w:rsidRPr="00EC1BDC">
          <w:rPr>
            <w:sz w:val="22"/>
            <w:szCs w:val="24"/>
          </w:rPr>
          <w:t>ETS place</w:t>
        </w:r>
      </w:ins>
      <w:ins w:id="50" w:author="Jichong Wu" w:date="2023-01-14T13:51:00Z">
        <w:r w:rsidR="003544ED">
          <w:rPr>
            <w:sz w:val="22"/>
            <w:szCs w:val="24"/>
          </w:rPr>
          <w:t>s</w:t>
        </w:r>
      </w:ins>
      <w:ins w:id="51" w:author="Jichong Wu" w:date="2023-01-13T21:38:00Z">
        <w:r w:rsidR="0030458F" w:rsidRPr="00EC1BDC">
          <w:rPr>
            <w:sz w:val="22"/>
            <w:szCs w:val="24"/>
          </w:rPr>
          <w:t xml:space="preserve"> a quantitative limit (a cap) on the amount of GHG emissions. Regulated entities are required to surrender one allowance for each unit of emissions for which they are responsible.</w:t>
        </w:r>
      </w:ins>
    </w:p>
    <w:p w14:paraId="31AA7A53" w14:textId="20808DCC" w:rsidR="00C45488" w:rsidRPr="003544ED" w:rsidRDefault="00C45488" w:rsidP="003544ED">
      <w:pPr>
        <w:pStyle w:val="ListParagraph"/>
        <w:numPr>
          <w:ilvl w:val="0"/>
          <w:numId w:val="42"/>
        </w:numPr>
        <w:rPr>
          <w:sz w:val="22"/>
          <w:szCs w:val="24"/>
        </w:rPr>
      </w:pPr>
      <w:r>
        <w:rPr>
          <w:sz w:val="22"/>
        </w:rPr>
        <w:t>Carbon crediting mechanism [</w:t>
      </w:r>
      <w:commentRangeStart w:id="52"/>
      <w:r w:rsidRPr="00336C0C">
        <w:rPr>
          <w:sz w:val="22"/>
          <w:highlight w:val="yellow"/>
        </w:rPr>
        <w:t>add definition</w:t>
      </w:r>
      <w:commentRangeEnd w:id="52"/>
      <w:r w:rsidRPr="00336C0C">
        <w:rPr>
          <w:rStyle w:val="CommentReference"/>
          <w:highlight w:val="yellow"/>
        </w:rPr>
        <w:commentReference w:id="52"/>
      </w:r>
      <w:r w:rsidRPr="00336C0C">
        <w:rPr>
          <w:sz w:val="22"/>
          <w:highlight w:val="yellow"/>
        </w:rPr>
        <w:t>, noting both domestic and international are covered</w:t>
      </w:r>
      <w:r>
        <w:rPr>
          <w:sz w:val="22"/>
        </w:rPr>
        <w:t>]</w:t>
      </w:r>
      <w:r w:rsidR="0030458F">
        <w:rPr>
          <w:sz w:val="22"/>
        </w:rPr>
        <w:t xml:space="preserve">: </w:t>
      </w:r>
      <w:ins w:id="53" w:author="Jichong Wu" w:date="2023-01-13T21:38:00Z">
        <w:r w:rsidR="0030458F" w:rsidRPr="0030458F">
          <w:rPr>
            <w:sz w:val="22"/>
            <w:szCs w:val="24"/>
          </w:rPr>
          <w:t>Crediting mechanism issue emissions reduction units (credits) to eligible project activities to recognize quantified emissions reductions that are real, additional, permanent, and below a baseline scenario.</w:t>
        </w:r>
      </w:ins>
      <w:ins w:id="54" w:author="Jichong Wu" w:date="2023-01-14T13:52:00Z">
        <w:r w:rsidR="003544ED">
          <w:rPr>
            <w:sz w:val="22"/>
            <w:szCs w:val="24"/>
          </w:rPr>
          <w:t xml:space="preserve"> Crediting </w:t>
        </w:r>
      </w:ins>
      <w:ins w:id="55" w:author="Jichong Wu" w:date="2023-01-14T13:53:00Z">
        <w:r w:rsidR="003544ED">
          <w:rPr>
            <w:sz w:val="22"/>
            <w:szCs w:val="24"/>
          </w:rPr>
          <w:t>mechanism</w:t>
        </w:r>
      </w:ins>
      <w:ins w:id="56" w:author="Jichong Wu" w:date="2023-01-14T13:55:00Z">
        <w:r w:rsidR="003544ED">
          <w:rPr>
            <w:sz w:val="22"/>
            <w:szCs w:val="24"/>
          </w:rPr>
          <w:t>s can be classified into three categories</w:t>
        </w:r>
        <w:r w:rsidR="003544ED" w:rsidRPr="003544ED">
          <w:rPr>
            <w:sz w:val="22"/>
            <w:szCs w:val="24"/>
          </w:rPr>
          <w:t xml:space="preserve"> based on how credits are</w:t>
        </w:r>
        <w:r w:rsidR="003544ED">
          <w:rPr>
            <w:sz w:val="22"/>
            <w:szCs w:val="24"/>
          </w:rPr>
          <w:t xml:space="preserve"> </w:t>
        </w:r>
        <w:r w:rsidR="003544ED" w:rsidRPr="003544ED">
          <w:rPr>
            <w:sz w:val="22"/>
            <w:szCs w:val="24"/>
          </w:rPr>
          <w:t>generated and the way the crediting mechanism is</w:t>
        </w:r>
        <w:r w:rsidR="003544ED">
          <w:rPr>
            <w:sz w:val="22"/>
            <w:szCs w:val="24"/>
          </w:rPr>
          <w:t xml:space="preserve"> </w:t>
        </w:r>
        <w:r w:rsidR="003544ED" w:rsidRPr="003544ED">
          <w:rPr>
            <w:sz w:val="22"/>
            <w:szCs w:val="24"/>
          </w:rPr>
          <w:t>administered</w:t>
        </w:r>
      </w:ins>
      <w:ins w:id="57" w:author="Jichong Wu" w:date="2023-01-14T13:56:00Z">
        <w:r w:rsidR="003544ED">
          <w:rPr>
            <w:sz w:val="22"/>
            <w:szCs w:val="24"/>
          </w:rPr>
          <w:t xml:space="preserve">. In the case of China, </w:t>
        </w:r>
      </w:ins>
      <w:ins w:id="58" w:author="Jichong Wu" w:date="2023-01-14T13:57:00Z">
        <w:r w:rsidR="003544ED">
          <w:rPr>
            <w:sz w:val="22"/>
            <w:szCs w:val="24"/>
          </w:rPr>
          <w:t>both</w:t>
        </w:r>
      </w:ins>
      <w:ins w:id="59" w:author="Jichong Wu" w:date="2023-01-14T13:56:00Z">
        <w:r w:rsidR="003544ED">
          <w:rPr>
            <w:sz w:val="22"/>
            <w:szCs w:val="24"/>
          </w:rPr>
          <w:t xml:space="preserve"> domestic and international crediting </w:t>
        </w:r>
      </w:ins>
      <w:ins w:id="60" w:author="Jichong Wu" w:date="2023-01-14T13:57:00Z">
        <w:r w:rsidR="003544ED">
          <w:rPr>
            <w:sz w:val="22"/>
            <w:szCs w:val="24"/>
          </w:rPr>
          <w:t xml:space="preserve">markets are discussed in the analysis. </w:t>
        </w:r>
      </w:ins>
      <w:ins w:id="61" w:author="Jichong Wu" w:date="2023-01-14T13:55:00Z">
        <w:r w:rsidR="003544ED" w:rsidRPr="003544ED">
          <w:rPr>
            <w:sz w:val="22"/>
            <w:szCs w:val="24"/>
          </w:rPr>
          <w:t xml:space="preserve"> </w:t>
        </w:r>
      </w:ins>
      <w:ins w:id="62" w:author="Jichong Wu" w:date="2023-01-14T13:52:00Z">
        <w:r w:rsidR="003544ED" w:rsidRPr="003544ED">
          <w:rPr>
            <w:sz w:val="22"/>
            <w:szCs w:val="24"/>
          </w:rPr>
          <w:t xml:space="preserve"> </w:t>
        </w:r>
      </w:ins>
    </w:p>
    <w:p w14:paraId="135F0632" w14:textId="52060C08" w:rsidR="00930562" w:rsidRDefault="00930562" w:rsidP="00930562">
      <w:pPr>
        <w:rPr>
          <w:sz w:val="22"/>
        </w:rPr>
      </w:pPr>
    </w:p>
    <w:p w14:paraId="5D6AC9A8" w14:textId="1A37B393" w:rsidR="00930562" w:rsidRDefault="00930562" w:rsidP="00930562">
      <w:pPr>
        <w:rPr>
          <w:sz w:val="22"/>
        </w:rPr>
      </w:pPr>
      <w:r>
        <w:rPr>
          <w:sz w:val="22"/>
        </w:rPr>
        <w:t>It is envisioned that t</w:t>
      </w:r>
      <w:r w:rsidRPr="00487648">
        <w:rPr>
          <w:sz w:val="22"/>
        </w:rPr>
        <w:t xml:space="preserve">he initial findings from </w:t>
      </w:r>
      <w:r>
        <w:rPr>
          <w:sz w:val="22"/>
        </w:rPr>
        <w:t>internal note</w:t>
      </w:r>
      <w:r w:rsidRPr="00487648">
        <w:rPr>
          <w:sz w:val="22"/>
        </w:rPr>
        <w:t xml:space="preserve"> </w:t>
      </w:r>
      <w:r>
        <w:rPr>
          <w:sz w:val="22"/>
        </w:rPr>
        <w:t>will help</w:t>
      </w:r>
      <w:r w:rsidRPr="00487648">
        <w:rPr>
          <w:sz w:val="22"/>
        </w:rPr>
        <w:t xml:space="preserve"> lay the groundwork as the World Bank’s Partnership for Market Implementation (PMI) program finalizing the Implementation Support Plan before kicking off the engagement with China for supporting the development of </w:t>
      </w:r>
      <w:r w:rsidR="00FE0C06" w:rsidRPr="00487648">
        <w:rPr>
          <w:sz w:val="22"/>
        </w:rPr>
        <w:t>national ETS</w:t>
      </w:r>
      <w:ins w:id="63" w:author="Jichong Wu" w:date="2023-01-13T21:39:00Z">
        <w:r w:rsidR="0030458F">
          <w:rPr>
            <w:sz w:val="22"/>
          </w:rPr>
          <w:t>, voluntary carbon markets</w:t>
        </w:r>
      </w:ins>
      <w:r w:rsidR="0030458F">
        <w:rPr>
          <w:sz w:val="22"/>
        </w:rPr>
        <w:t xml:space="preserve"> </w:t>
      </w:r>
      <w:r w:rsidR="00FE0C06">
        <w:rPr>
          <w:sz w:val="22"/>
        </w:rPr>
        <w:t xml:space="preserve">(the </w:t>
      </w:r>
      <w:r w:rsidR="00FE0C06">
        <w:rPr>
          <w:sz w:val="22"/>
        </w:rPr>
        <w:lastRenderedPageBreak/>
        <w:t>CCER)</w:t>
      </w:r>
      <w:ins w:id="64" w:author="Jichong Wu" w:date="2023-01-13T21:40:00Z">
        <w:r w:rsidR="0030458F">
          <w:rPr>
            <w:sz w:val="22"/>
          </w:rPr>
          <w:t>, and</w:t>
        </w:r>
        <w:r w:rsidR="0030458F" w:rsidRPr="0030458F">
          <w:rPr>
            <w:sz w:val="22"/>
          </w:rPr>
          <w:t xml:space="preserve"> </w:t>
        </w:r>
        <w:r w:rsidR="0030458F">
          <w:rPr>
            <w:sz w:val="22"/>
          </w:rPr>
          <w:t>other carbon pricing instruments</w:t>
        </w:r>
      </w:ins>
      <w:r w:rsidR="0030458F">
        <w:rPr>
          <w:sz w:val="22"/>
        </w:rPr>
        <w:t xml:space="preserve"> </w:t>
      </w:r>
      <w:r w:rsidRPr="00487648">
        <w:rPr>
          <w:sz w:val="22"/>
        </w:rPr>
        <w:t>in the coming years</w:t>
      </w:r>
      <w:r>
        <w:rPr>
          <w:sz w:val="22"/>
        </w:rPr>
        <w:t>.</w:t>
      </w:r>
      <w:r w:rsidR="00076998">
        <w:rPr>
          <w:sz w:val="22"/>
        </w:rPr>
        <w:t xml:space="preserve"> </w:t>
      </w:r>
      <w:ins w:id="65" w:author="Jichong Wu" w:date="2023-01-14T14:17:00Z">
        <w:r w:rsidR="00076998">
          <w:rPr>
            <w:sz w:val="22"/>
          </w:rPr>
          <w:t xml:space="preserve">This </w:t>
        </w:r>
      </w:ins>
      <w:ins w:id="66" w:author="Jichong Wu" w:date="2023-01-14T14:23:00Z">
        <w:r w:rsidR="00076998">
          <w:rPr>
            <w:sz w:val="22"/>
          </w:rPr>
          <w:t>case study on China</w:t>
        </w:r>
      </w:ins>
      <w:ins w:id="67" w:author="Jichong Wu" w:date="2023-01-14T14:17:00Z">
        <w:r w:rsidR="00076998">
          <w:rPr>
            <w:sz w:val="22"/>
          </w:rPr>
          <w:t xml:space="preserve"> is also intended </w:t>
        </w:r>
      </w:ins>
      <w:ins w:id="68" w:author="Jichong Wu" w:date="2023-01-14T14:18:00Z">
        <w:r w:rsidR="00076998">
          <w:rPr>
            <w:sz w:val="22"/>
          </w:rPr>
          <w:t xml:space="preserve">to inform </w:t>
        </w:r>
      </w:ins>
      <w:ins w:id="69" w:author="Jichong Wu" w:date="2023-01-14T14:21:00Z">
        <w:r w:rsidR="00076998">
          <w:rPr>
            <w:sz w:val="22"/>
          </w:rPr>
          <w:t xml:space="preserve">our </w:t>
        </w:r>
      </w:ins>
      <w:ins w:id="70" w:author="Jichong Wu" w:date="2023-01-14T14:18:00Z">
        <w:r w:rsidR="00076998">
          <w:rPr>
            <w:sz w:val="22"/>
          </w:rPr>
          <w:t>broader strategy on carbon markets and net zero</w:t>
        </w:r>
      </w:ins>
      <w:ins w:id="71" w:author="Jichong Wu" w:date="2023-01-14T14:24:00Z">
        <w:r w:rsidR="00A70A7E">
          <w:rPr>
            <w:sz w:val="22"/>
          </w:rPr>
          <w:t xml:space="preserve"> as we develop country-tested tools and technical support for client countries</w:t>
        </w:r>
      </w:ins>
      <w:ins w:id="72" w:author="Jichong Wu" w:date="2023-01-14T14:18:00Z">
        <w:r w:rsidR="00076998">
          <w:rPr>
            <w:sz w:val="22"/>
          </w:rPr>
          <w:t>.</w:t>
        </w:r>
      </w:ins>
      <w:r>
        <w:rPr>
          <w:sz w:val="22"/>
        </w:rPr>
        <w:t xml:space="preserve"> </w:t>
      </w:r>
      <w:r w:rsidRPr="00930562">
        <w:rPr>
          <w:sz w:val="22"/>
          <w:highlight w:val="yellow"/>
        </w:rPr>
        <w:t>[Add sentence to indicate that this work is also intended to inform our broader strategy on carbon markets and net zero]</w:t>
      </w:r>
    </w:p>
    <w:p w14:paraId="049C5CB2" w14:textId="77777777" w:rsidR="00930562" w:rsidRDefault="00930562" w:rsidP="008E57D7">
      <w:pPr>
        <w:rPr>
          <w:sz w:val="22"/>
          <w:highlight w:val="yellow"/>
        </w:rPr>
      </w:pPr>
    </w:p>
    <w:p w14:paraId="7D97006C" w14:textId="7ECC92F6" w:rsidR="00930562" w:rsidRDefault="00930562" w:rsidP="008E57D7">
      <w:pPr>
        <w:rPr>
          <w:ins w:id="73" w:author="Jichong Wu" w:date="2023-01-14T13:57:00Z"/>
          <w:noProof/>
          <w:sz w:val="22"/>
        </w:rPr>
      </w:pPr>
      <w:r w:rsidRPr="00FE0C06">
        <w:rPr>
          <w:sz w:val="22"/>
          <w:highlight w:val="yellow"/>
        </w:rPr>
        <w:t>[Add</w:t>
      </w:r>
      <w:r w:rsidRPr="00FE0C06">
        <w:rPr>
          <w:noProof/>
          <w:sz w:val="22"/>
          <w:highlight w:val="yellow"/>
        </w:rPr>
        <w:t xml:space="preserve"> diagram adjusting the one below]</w:t>
      </w:r>
    </w:p>
    <w:p w14:paraId="092EEEFE" w14:textId="32CA8251" w:rsidR="003544ED" w:rsidRPr="003544ED" w:rsidDel="003544ED" w:rsidRDefault="003544ED" w:rsidP="003544ED">
      <w:pPr>
        <w:pStyle w:val="Caption"/>
        <w:rPr>
          <w:del w:id="74" w:author="Jichong Wu" w:date="2023-01-14T13:58:00Z"/>
          <w:b/>
          <w:bCs/>
          <w:i w:val="0"/>
          <w:iCs w:val="0"/>
          <w:noProof/>
          <w:sz w:val="28"/>
          <w:szCs w:val="22"/>
          <w:rPrChange w:id="75" w:author="Jichong Wu" w:date="2023-01-14T13:58:00Z">
            <w:rPr>
              <w:del w:id="76" w:author="Jichong Wu" w:date="2023-01-14T13:58:00Z"/>
              <w:noProof/>
              <w:sz w:val="22"/>
            </w:rPr>
          </w:rPrChange>
        </w:rPr>
      </w:pPr>
      <w:ins w:id="77" w:author="Jichong Wu" w:date="2023-01-14T13:58:00Z">
        <w:r w:rsidRPr="003544ED">
          <w:rPr>
            <w:b/>
            <w:bCs/>
            <w:i w:val="0"/>
            <w:iCs w:val="0"/>
            <w:sz w:val="22"/>
            <w:szCs w:val="22"/>
          </w:rPr>
          <w:t xml:space="preserve">Figure 1. </w:t>
        </w:r>
      </w:ins>
      <w:ins w:id="78" w:author="Jichong Wu" w:date="2023-01-14T13:59:00Z">
        <w:r>
          <w:rPr>
            <w:b/>
            <w:bCs/>
            <w:i w:val="0"/>
            <w:iCs w:val="0"/>
            <w:sz w:val="22"/>
            <w:szCs w:val="22"/>
          </w:rPr>
          <w:t>Su</w:t>
        </w:r>
      </w:ins>
      <w:ins w:id="79" w:author="Jichong Wu" w:date="2023-01-14T14:00:00Z">
        <w:r>
          <w:rPr>
            <w:b/>
            <w:bCs/>
            <w:i w:val="0"/>
            <w:iCs w:val="0"/>
            <w:sz w:val="22"/>
            <w:szCs w:val="22"/>
          </w:rPr>
          <w:t>mmary of Differences Between Carbon Pricing Instruments</w:t>
        </w:r>
      </w:ins>
    </w:p>
    <w:p w14:paraId="0EFCEBC0" w14:textId="5559466E" w:rsidR="00930562" w:rsidRDefault="00930562" w:rsidP="00EC1BDC">
      <w:pPr>
        <w:jc w:val="center"/>
        <w:rPr>
          <w:ins w:id="80" w:author="Rachel Chi Kiu Mok" w:date="2022-12-09T14:41:00Z"/>
          <w:sz w:val="22"/>
        </w:rPr>
      </w:pPr>
      <w:r>
        <w:rPr>
          <w:noProof/>
          <w:sz w:val="22"/>
        </w:rPr>
        <w:drawing>
          <wp:inline distT="0" distB="0" distL="0" distR="0" wp14:anchorId="6F083333" wp14:editId="489F62FC">
            <wp:extent cx="5144201" cy="2433181"/>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6409" cy="2434225"/>
                    </a:xfrm>
                    <a:prstGeom prst="rect">
                      <a:avLst/>
                    </a:prstGeom>
                    <a:noFill/>
                  </pic:spPr>
                </pic:pic>
              </a:graphicData>
            </a:graphic>
          </wp:inline>
        </w:drawing>
      </w:r>
    </w:p>
    <w:p w14:paraId="5F4DE861" w14:textId="772A78C9" w:rsidR="00283E5A" w:rsidRDefault="00283E5A" w:rsidP="008E57D7">
      <w:pPr>
        <w:rPr>
          <w:ins w:id="81" w:author="Rachel Chi Kiu Mok" w:date="2022-12-09T12:52:00Z"/>
          <w:sz w:val="22"/>
        </w:rPr>
      </w:pPr>
    </w:p>
    <w:p w14:paraId="3368AE02" w14:textId="77777777" w:rsidR="00283E5A" w:rsidRDefault="00283E5A" w:rsidP="008E57D7">
      <w:pPr>
        <w:rPr>
          <w:ins w:id="82" w:author="Rachel Chi Kiu Mok" w:date="2022-12-09T12:52:00Z"/>
          <w:sz w:val="22"/>
        </w:rPr>
      </w:pPr>
    </w:p>
    <w:p w14:paraId="32F7772A" w14:textId="0E4CCD09" w:rsidR="0080727D" w:rsidRPr="00487648" w:rsidRDefault="00920070" w:rsidP="008E57D7">
      <w:pPr>
        <w:rPr>
          <w:sz w:val="22"/>
        </w:rPr>
      </w:pPr>
      <w:commentRangeStart w:id="83"/>
      <w:commentRangeStart w:id="84"/>
      <w:commentRangeEnd w:id="83"/>
      <w:ins w:id="85" w:author="Rachel Chi Kiu Mok" w:date="2022-12-09T14:18:00Z">
        <w:r>
          <w:rPr>
            <w:rStyle w:val="CommentReference"/>
          </w:rPr>
          <w:commentReference w:id="83"/>
        </w:r>
      </w:ins>
      <w:commentRangeEnd w:id="84"/>
      <w:r w:rsidR="00A70A7E">
        <w:rPr>
          <w:rStyle w:val="CommentReference"/>
        </w:rPr>
        <w:commentReference w:id="84"/>
      </w:r>
    </w:p>
    <w:p w14:paraId="3EF322AB" w14:textId="57F0D6EB" w:rsidR="004425FD" w:rsidRDefault="004425FD" w:rsidP="00076998">
      <w:pPr>
        <w:pStyle w:val="Heading1"/>
        <w:numPr>
          <w:ilvl w:val="0"/>
          <w:numId w:val="43"/>
        </w:numPr>
        <w:ind w:left="360"/>
        <w:rPr>
          <w:rFonts w:ascii="Tahoma" w:hAnsi="Tahoma" w:cs="Tahoma"/>
          <w:b/>
          <w:bCs/>
          <w:sz w:val="26"/>
          <w:szCs w:val="26"/>
        </w:rPr>
      </w:pPr>
      <w:bookmarkStart w:id="86" w:name="_Toc120644345"/>
      <w:r w:rsidRPr="00973B9D">
        <w:rPr>
          <w:rFonts w:ascii="Tahoma" w:hAnsi="Tahoma" w:cs="Tahoma"/>
          <w:b/>
          <w:bCs/>
          <w:sz w:val="26"/>
          <w:szCs w:val="26"/>
        </w:rPr>
        <w:t xml:space="preserve">China’s Climate </w:t>
      </w:r>
      <w:r w:rsidR="00324E43" w:rsidRPr="00973B9D">
        <w:rPr>
          <w:rFonts w:ascii="Tahoma" w:hAnsi="Tahoma" w:cs="Tahoma"/>
          <w:b/>
          <w:bCs/>
          <w:sz w:val="26"/>
          <w:szCs w:val="26"/>
        </w:rPr>
        <w:t xml:space="preserve">Ambition and </w:t>
      </w:r>
      <w:r w:rsidR="008942CB" w:rsidRPr="00973B9D">
        <w:rPr>
          <w:rFonts w:ascii="Tahoma" w:hAnsi="Tahoma" w:cs="Tahoma"/>
          <w:b/>
          <w:bCs/>
          <w:sz w:val="26"/>
          <w:szCs w:val="26"/>
        </w:rPr>
        <w:t xml:space="preserve">the Pathway to </w:t>
      </w:r>
      <w:r w:rsidR="000838DA" w:rsidRPr="00973B9D">
        <w:rPr>
          <w:rFonts w:ascii="Tahoma" w:hAnsi="Tahoma" w:cs="Tahoma"/>
          <w:b/>
          <w:bCs/>
          <w:sz w:val="26"/>
          <w:szCs w:val="26"/>
        </w:rPr>
        <w:t>“30-60 Goals”</w:t>
      </w:r>
      <w:bookmarkEnd w:id="86"/>
      <w:r w:rsidR="00324E43" w:rsidRPr="00973B9D">
        <w:rPr>
          <w:rFonts w:ascii="Tahoma" w:hAnsi="Tahoma" w:cs="Tahoma"/>
          <w:b/>
          <w:bCs/>
          <w:sz w:val="26"/>
          <w:szCs w:val="26"/>
        </w:rPr>
        <w:t xml:space="preserve"> </w:t>
      </w:r>
      <w:r w:rsidR="00C730B6" w:rsidRPr="00973B9D">
        <w:rPr>
          <w:rFonts w:ascii="Tahoma" w:hAnsi="Tahoma" w:cs="Tahoma"/>
          <w:b/>
          <w:bCs/>
          <w:sz w:val="26"/>
          <w:szCs w:val="26"/>
        </w:rPr>
        <w:t xml:space="preserve"> </w:t>
      </w:r>
    </w:p>
    <w:p w14:paraId="4D71E59D" w14:textId="2582959F" w:rsidR="006267E9" w:rsidRDefault="006267E9" w:rsidP="006267E9"/>
    <w:tbl>
      <w:tblPr>
        <w:tblW w:w="0" w:type="auto"/>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shd w:val="clear" w:color="000000" w:fill="000000"/>
        <w:tblLayout w:type="fixed"/>
        <w:tblCellMar>
          <w:left w:w="0" w:type="dxa"/>
          <w:right w:w="0" w:type="dxa"/>
        </w:tblCellMar>
        <w:tblLook w:val="0000" w:firstRow="0" w:lastRow="0" w:firstColumn="0" w:lastColumn="0" w:noHBand="0" w:noVBand="0"/>
      </w:tblPr>
      <w:tblGrid>
        <w:gridCol w:w="360"/>
      </w:tblGrid>
      <w:tr w:rsidR="00073D74" w14:paraId="5839E0AB" w14:textId="77777777">
        <w:tc>
          <w:tcPr>
            <w:tcW w:w="360" w:type="dxa"/>
            <w:tcBorders>
              <w:top w:val="none" w:sz="0" w:space="0" w:color="000000"/>
              <w:left w:val="none" w:sz="0" w:space="0" w:color="000000"/>
              <w:bottom w:val="none" w:sz="0" w:space="0" w:color="000000"/>
              <w:right w:val="none" w:sz="0" w:space="0" w:color="000000"/>
              <w:tl2br w:val="none" w:sz="0" w:space="0" w:color="000000"/>
              <w:tr2bl w:val="none" w:sz="0" w:space="0" w:color="000000"/>
            </w:tcBorders>
            <w:shd w:val="clear" w:color="000000" w:fill="000000"/>
          </w:tcPr>
          <w:p w14:paraId="5B1470B3" w14:textId="3E34D4E4" w:rsidR="00394A01" w:rsidDel="00394A01" w:rsidRDefault="00394A01" w:rsidP="00394A01">
            <w:pPr>
              <w:rPr>
                <w:del w:id="87" w:author="Rachel Chi Kiu Mok" w:date="2022-12-09T15:10:00Z"/>
                <w:moveTo w:id="88" w:author="Rachel Chi Kiu Mok" w:date="2022-12-09T15:09:00Z"/>
                <w:sz w:val="22"/>
              </w:rPr>
            </w:pPr>
            <w:moveToRangeStart w:id="89" w:author="Rachel Chi Kiu Mok" w:date="2022-12-09T15:09:00Z" w:name="move121491002"/>
            <w:commentRangeStart w:id="90"/>
            <w:moveTo w:id="91" w:author="Rachel Chi Kiu Mok" w:date="2022-12-09T15:09:00Z">
              <w:del w:id="92" w:author="Rachel Chi Kiu Mok" w:date="2022-12-09T15:10:00Z">
                <w:r w:rsidDel="00394A01">
                  <w:rPr>
                    <w:sz w:val="22"/>
                  </w:rPr>
                  <w:delText xml:space="preserve">It is notable to mention that the </w:delText>
                </w:r>
                <w:r w:rsidRPr="00552C85" w:rsidDel="00394A01">
                  <w:rPr>
                    <w:sz w:val="22"/>
                  </w:rPr>
                  <w:delText>terms carbon neutral and net zero are oft</w:delText>
                </w:r>
                <w:r w:rsidRPr="00552C85" w:rsidDel="00394A01">
                  <w:rPr>
                    <w:sz w:val="22"/>
                  </w:rPr>
                  <w:lastRenderedPageBreak/>
                  <w:delText>en used</w:delText>
                </w:r>
                <w:r w:rsidDel="00394A01">
                  <w:rPr>
                    <w:sz w:val="22"/>
                  </w:rPr>
                  <w:delText xml:space="preserve"> </w:delText>
                </w:r>
                <w:r w:rsidRPr="00552C85" w:rsidDel="00394A01">
                  <w:rPr>
                    <w:sz w:val="22"/>
                  </w:rPr>
                  <w:delText>interchangeably but mean different things</w:delText>
                </w:r>
                <w:r w:rsidDel="00394A01">
                  <w:rPr>
                    <w:sz w:val="22"/>
                  </w:rPr>
                  <w:delText xml:space="preserve">. By the concept defined in the Carbon Pricing Leadership Coalition (CPLC) taskforce report on net zero goals and </w:delText>
                </w:r>
                <w:r w:rsidDel="00394A01">
                  <w:rPr>
                    <w:sz w:val="22"/>
                  </w:rPr>
                  <w:lastRenderedPageBreak/>
                  <w:delText>carbon pricing</w:delText>
                </w:r>
                <w:r w:rsidDel="00394A01">
                  <w:rPr>
                    <w:rStyle w:val="FootnoteReference"/>
                    <w:sz w:val="22"/>
                  </w:rPr>
                  <w:footnoteReference w:id="2"/>
                </w:r>
                <w:r w:rsidDel="00394A01">
                  <w:rPr>
                    <w:sz w:val="22"/>
                  </w:rPr>
                  <w:delText xml:space="preserve">, net zero is the state that emissions have been reduced to the absolute minimum levels feasible and any remaining “residual emissions” </w:delText>
                </w:r>
                <w:r w:rsidRPr="00552C85" w:rsidDel="00394A01">
                  <w:rPr>
                    <w:sz w:val="22"/>
                  </w:rPr>
                  <w:delText>are bal</w:delText>
                </w:r>
                <w:r w:rsidRPr="00552C85" w:rsidDel="00394A01">
                  <w:rPr>
                    <w:sz w:val="22"/>
                  </w:rPr>
                  <w:lastRenderedPageBreak/>
                  <w:delText>anced by an equivalent quantity of</w:delText>
                </w:r>
                <w:r w:rsidDel="00394A01">
                  <w:rPr>
                    <w:sz w:val="22"/>
                  </w:rPr>
                  <w:delText xml:space="preserve"> </w:delText>
                </w:r>
                <w:r w:rsidRPr="00552C85" w:rsidDel="00394A01">
                  <w:rPr>
                    <w:sz w:val="22"/>
                  </w:rPr>
                  <w:delText>removals that are permanently</w:delText>
                </w:r>
                <w:r w:rsidDel="00394A01">
                  <w:rPr>
                    <w:sz w:val="22"/>
                  </w:rPr>
                  <w:delText xml:space="preserve"> </w:delText>
                </w:r>
                <w:r w:rsidRPr="00552C85" w:rsidDel="00394A01">
                  <w:rPr>
                    <w:sz w:val="22"/>
                  </w:rPr>
                  <w:delText>stored so that emissions cannot be released</w:delText>
                </w:r>
                <w:r w:rsidDel="00394A01">
                  <w:rPr>
                    <w:sz w:val="22"/>
                  </w:rPr>
                  <w:delText xml:space="preserve"> </w:delText>
                </w:r>
                <w:r w:rsidRPr="00552C85" w:rsidDel="00394A01">
                  <w:rPr>
                    <w:sz w:val="22"/>
                  </w:rPr>
                  <w:delText>into the atmosphere</w:delText>
                </w:r>
                <w:r w:rsidDel="00394A01">
                  <w:rPr>
                    <w:sz w:val="22"/>
                  </w:rPr>
                  <w:delText xml:space="preserve">, whereas carbon neutral describes </w:delText>
                </w:r>
                <w:r w:rsidDel="00394A01">
                  <w:rPr>
                    <w:sz w:val="22"/>
                  </w:rPr>
                  <w:lastRenderedPageBreak/>
                  <w:delText>the state where emissions are completely offset by emission reduction credits plus removals (Figure 9)</w:delText>
                </w:r>
              </w:del>
            </w:moveTo>
          </w:p>
          <w:p w14:paraId="3A346C3A" w14:textId="0BD8041A" w:rsidR="00394A01" w:rsidDel="00394A01" w:rsidRDefault="00394A01" w:rsidP="00394A01">
            <w:pPr>
              <w:jc w:val="left"/>
              <w:rPr>
                <w:del w:id="97" w:author="Rachel Chi Kiu Mok" w:date="2022-12-09T15:10:00Z"/>
                <w:moveTo w:id="98" w:author="Rachel Chi Kiu Mok" w:date="2022-12-09T15:09:00Z"/>
                <w:sz w:val="22"/>
              </w:rPr>
            </w:pPr>
          </w:p>
          <w:p w14:paraId="0828C7D0" w14:textId="15BCDDCC" w:rsidR="00394A01" w:rsidRPr="00552C85" w:rsidDel="00394A01" w:rsidRDefault="00394A01" w:rsidP="00394A01">
            <w:pPr>
              <w:pStyle w:val="ListParagraph"/>
              <w:numPr>
                <w:ilvl w:val="0"/>
                <w:numId w:val="41"/>
              </w:numPr>
              <w:ind w:left="810" w:hanging="810"/>
              <w:jc w:val="left"/>
              <w:rPr>
                <w:del w:id="99" w:author="Rachel Chi Kiu Mok" w:date="2022-12-09T15:10:00Z"/>
                <w:moveTo w:id="100" w:author="Rachel Chi Kiu Mok" w:date="2022-12-09T15:09:00Z"/>
                <w:b/>
                <w:bCs/>
                <w:sz w:val="22"/>
              </w:rPr>
            </w:pPr>
            <w:moveTo w:id="101" w:author="Rachel Chi Kiu Mok" w:date="2022-12-09T15:09:00Z">
              <w:del w:id="102" w:author="Rachel Chi Kiu Mok" w:date="2022-12-09T15:10:00Z">
                <w:r w:rsidDel="00394A01">
                  <w:rPr>
                    <w:b/>
                    <w:bCs/>
                    <w:sz w:val="22"/>
                  </w:rPr>
                  <w:delText xml:space="preserve"> Illustrative Conc</w:delText>
                </w:r>
                <w:r w:rsidDel="00394A01">
                  <w:rPr>
                    <w:b/>
                    <w:bCs/>
                    <w:sz w:val="22"/>
                  </w:rPr>
                  <w:lastRenderedPageBreak/>
                  <w:delText xml:space="preserve">ept of </w:delText>
                </w:r>
                <w:r w:rsidRPr="00552C85" w:rsidDel="00394A01">
                  <w:rPr>
                    <w:b/>
                    <w:bCs/>
                    <w:sz w:val="22"/>
                  </w:rPr>
                  <w:delText>Carbon Neutral vs Net Zero</w:delText>
                </w:r>
              </w:del>
            </w:moveTo>
          </w:p>
          <w:p w14:paraId="1F8628C4" w14:textId="4BDC0786" w:rsidR="00394A01" w:rsidDel="00394A01" w:rsidRDefault="00394A01" w:rsidP="00394A01">
            <w:pPr>
              <w:jc w:val="center"/>
              <w:rPr>
                <w:del w:id="103" w:author="Rachel Chi Kiu Mok" w:date="2022-12-09T15:10:00Z"/>
                <w:moveTo w:id="104" w:author="Rachel Chi Kiu Mok" w:date="2022-12-09T15:09:00Z"/>
                <w:sz w:val="22"/>
              </w:rPr>
            </w:pPr>
            <w:moveTo w:id="105" w:author="Rachel Chi Kiu Mok" w:date="2022-12-09T15:09:00Z">
              <w:del w:id="106" w:author="Rachel Chi Kiu Mok" w:date="2022-12-09T15:10:00Z">
                <w:r w:rsidDel="00394A01">
                  <w:rPr>
                    <w:noProof/>
                    <w:sz w:val="22"/>
                  </w:rPr>
                  <w:drawing>
                    <wp:inline distT="0" distB="0" distL="0" distR="0" wp14:anchorId="5FFDE895" wp14:editId="2AD08A5A">
                      <wp:extent cx="4171722" cy="287487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84530" cy="2883700"/>
                              </a:xfrm>
                              <a:prstGeom prst="rect">
                                <a:avLst/>
                              </a:prstGeom>
                              <a:noFill/>
                            </pic:spPr>
                          </pic:pic>
                        </a:graphicData>
                      </a:graphic>
                    </wp:inline>
                  </w:drawing>
                </w:r>
              </w:del>
            </w:moveTo>
          </w:p>
          <w:p w14:paraId="78D6B580" w14:textId="12D5FC13" w:rsidR="00394A01" w:rsidDel="00394A01" w:rsidRDefault="00394A01" w:rsidP="00394A01">
            <w:pPr>
              <w:rPr>
                <w:del w:id="107" w:author="Rachel Chi Kiu Mok" w:date="2022-12-09T15:10:00Z"/>
                <w:moveTo w:id="108" w:author="Rachel Chi Kiu Mok" w:date="2022-12-09T15:09:00Z"/>
                <w:sz w:val="22"/>
              </w:rPr>
            </w:pPr>
            <w:moveTo w:id="109" w:author="Rachel Chi Kiu Mok" w:date="2022-12-09T15:09:00Z">
              <w:del w:id="110" w:author="Rachel Chi Kiu Mok" w:date="2022-12-09T15:10:00Z">
                <w:r w:rsidDel="00394A01">
                  <w:rPr>
                    <w:sz w:val="22"/>
                  </w:rPr>
                  <w:delText>While it is unclear wh</w:delText>
                </w:r>
                <w:r w:rsidDel="00394A01">
                  <w:rPr>
                    <w:sz w:val="22"/>
                  </w:rPr>
                  <w:lastRenderedPageBreak/>
                  <w:delText xml:space="preserve">at method China adopted in defining their carbon neutrality goal, the deployment of removals to counterbalance hard-to-abate residual emissions is critical and </w:delText>
                </w:r>
                <w:r w:rsidDel="00394A01">
                  <w:rPr>
                    <w:sz w:val="22"/>
                  </w:rPr>
                  <w:lastRenderedPageBreak/>
                  <w:delText xml:space="preserve">unavoidable. The demand for high quality removals will be much higher if following CPLC’s net zero definition for China to reach their 2060 goal.  </w:delText>
                </w:r>
              </w:del>
            </w:moveTo>
            <w:commentRangeEnd w:id="90"/>
            <w:r w:rsidR="00A70A7E">
              <w:rPr>
                <w:rStyle w:val="CommentReference"/>
              </w:rPr>
              <w:commentReference w:id="90"/>
            </w:r>
          </w:p>
        </w:tc>
        <w:moveToRangeEnd w:id="89"/>
      </w:tr>
    </w:tbl>
    <w:p w14:paraId="1DB2C995" w14:textId="77777777" w:rsidR="006267E9" w:rsidRPr="00A95B04" w:rsidRDefault="006267E9" w:rsidP="00A95B04"/>
    <w:p w14:paraId="7AE7819A" w14:textId="77777777" w:rsidR="004425FD" w:rsidRPr="00487648" w:rsidRDefault="004425FD" w:rsidP="008E57D7">
      <w:pPr>
        <w:rPr>
          <w:sz w:val="22"/>
        </w:rPr>
      </w:pPr>
    </w:p>
    <w:p w14:paraId="4C6A570C" w14:textId="1A861E9A" w:rsidR="00D6581F" w:rsidRDefault="0099401A" w:rsidP="0099401A">
      <w:pPr>
        <w:rPr>
          <w:sz w:val="22"/>
        </w:rPr>
      </w:pPr>
      <w:r w:rsidRPr="00487648">
        <w:rPr>
          <w:sz w:val="22"/>
        </w:rPr>
        <w:t xml:space="preserve">China is the world’s largest carbon emitter with an annual share of 28% of global carbon emissions in 2019, </w:t>
      </w:r>
      <w:r w:rsidRPr="00487648">
        <w:rPr>
          <w:sz w:val="22"/>
        </w:rPr>
        <w:lastRenderedPageBreak/>
        <w:t xml:space="preserve">despite a low per capita carbon emissions figure </w:t>
      </w:r>
      <w:r w:rsidR="004425FD" w:rsidRPr="00487648">
        <w:rPr>
          <w:sz w:val="22"/>
        </w:rPr>
        <w:t xml:space="preserve">– </w:t>
      </w:r>
      <w:r w:rsidRPr="00487648">
        <w:rPr>
          <w:sz w:val="22"/>
        </w:rPr>
        <w:t>7.1 tons per person</w:t>
      </w:r>
      <w:r w:rsidR="004425FD" w:rsidRPr="00487648">
        <w:rPr>
          <w:sz w:val="22"/>
        </w:rPr>
        <w:t>.</w:t>
      </w:r>
      <w:r w:rsidR="004425FD" w:rsidRPr="00487648">
        <w:rPr>
          <w:rStyle w:val="FootnoteReference"/>
          <w:sz w:val="22"/>
        </w:rPr>
        <w:footnoteReference w:id="3"/>
      </w:r>
      <w:r w:rsidR="004425FD" w:rsidRPr="00487648">
        <w:rPr>
          <w:sz w:val="22"/>
        </w:rPr>
        <w:t xml:space="preserve"> </w:t>
      </w:r>
      <w:r w:rsidR="00D6581F" w:rsidRPr="00487648">
        <w:rPr>
          <w:sz w:val="22"/>
        </w:rPr>
        <w:t>President Xi</w:t>
      </w:r>
      <w:r w:rsidR="00100F70" w:rsidRPr="00487648">
        <w:rPr>
          <w:sz w:val="22"/>
        </w:rPr>
        <w:t xml:space="preserve"> Jinping announced at UN General Assembly in 2020</w:t>
      </w:r>
      <w:r w:rsidR="00D6581F" w:rsidRPr="00487648">
        <w:rPr>
          <w:sz w:val="22"/>
        </w:rPr>
        <w:t xml:space="preserve"> </w:t>
      </w:r>
      <w:r w:rsidR="00100F70" w:rsidRPr="00487648">
        <w:rPr>
          <w:sz w:val="22"/>
        </w:rPr>
        <w:t>that China will strive to peak</w:t>
      </w:r>
      <w:r w:rsidR="00D6581F" w:rsidRPr="00487648">
        <w:rPr>
          <w:sz w:val="22"/>
        </w:rPr>
        <w:t xml:space="preserve"> CO</w:t>
      </w:r>
      <w:r w:rsidR="00D6581F" w:rsidRPr="00487648">
        <w:rPr>
          <w:sz w:val="22"/>
          <w:vertAlign w:val="subscript"/>
        </w:rPr>
        <w:t>2</w:t>
      </w:r>
      <w:r w:rsidR="00D6581F" w:rsidRPr="00487648">
        <w:rPr>
          <w:sz w:val="22"/>
        </w:rPr>
        <w:t xml:space="preserve"> emissions before 2030 and achieve carbon neutrality before 2060 set</w:t>
      </w:r>
      <w:r w:rsidR="00100F70" w:rsidRPr="00487648">
        <w:rPr>
          <w:sz w:val="22"/>
        </w:rPr>
        <w:t>ting</w:t>
      </w:r>
      <w:r w:rsidR="00D6581F" w:rsidRPr="00487648">
        <w:rPr>
          <w:sz w:val="22"/>
        </w:rPr>
        <w:t xml:space="preserve"> a ground-breaking vision for the country</w:t>
      </w:r>
      <w:r w:rsidR="00100F70" w:rsidRPr="00487648">
        <w:rPr>
          <w:sz w:val="22"/>
        </w:rPr>
        <w:t>’s climate agenda</w:t>
      </w:r>
      <w:r w:rsidR="00D6581F" w:rsidRPr="00487648">
        <w:rPr>
          <w:sz w:val="22"/>
        </w:rPr>
        <w:t xml:space="preserve"> for the next four decades. China also </w:t>
      </w:r>
      <w:r w:rsidR="00100F70" w:rsidRPr="00487648">
        <w:rPr>
          <w:sz w:val="22"/>
        </w:rPr>
        <w:t xml:space="preserve">further detailed the plans later in the same year through updated NDC submission, in which it </w:t>
      </w:r>
      <w:r w:rsidR="00622354" w:rsidRPr="00487648">
        <w:rPr>
          <w:sz w:val="22"/>
        </w:rPr>
        <w:t>unveiled several specific policy targets and measures in transitioning to a carbon neutral economy, including</w:t>
      </w:r>
      <w:r w:rsidR="00D6581F" w:rsidRPr="00487648">
        <w:rPr>
          <w:sz w:val="22"/>
        </w:rPr>
        <w:t xml:space="preserve"> reducing its CO</w:t>
      </w:r>
      <w:r w:rsidR="00D6581F" w:rsidRPr="00487648">
        <w:rPr>
          <w:sz w:val="22"/>
          <w:vertAlign w:val="subscript"/>
        </w:rPr>
        <w:t>2</w:t>
      </w:r>
      <w:r w:rsidR="00D6581F" w:rsidRPr="00487648">
        <w:rPr>
          <w:sz w:val="22"/>
        </w:rPr>
        <w:t xml:space="preserve"> emissions intensity per unit of GDP by more than 65% from the 2005 level</w:t>
      </w:r>
      <w:r w:rsidR="008C5952">
        <w:rPr>
          <w:sz w:val="22"/>
        </w:rPr>
        <w:t xml:space="preserve"> by 2030</w:t>
      </w:r>
      <w:r w:rsidR="00D6581F" w:rsidRPr="00487648">
        <w:rPr>
          <w:sz w:val="22"/>
        </w:rPr>
        <w:t>, increasing the share of non-fossil fuels in primary energy consumption to around 25%</w:t>
      </w:r>
      <w:r w:rsidR="00622354" w:rsidRPr="00487648">
        <w:rPr>
          <w:sz w:val="22"/>
        </w:rPr>
        <w:t xml:space="preserve">, </w:t>
      </w:r>
      <w:r w:rsidR="00D6581F" w:rsidRPr="00487648">
        <w:rPr>
          <w:sz w:val="22"/>
        </w:rPr>
        <w:t>and expanding the total installed capacity of wind and solar power to over 1</w:t>
      </w:r>
      <w:r w:rsidR="00622354" w:rsidRPr="00487648">
        <w:rPr>
          <w:sz w:val="22"/>
        </w:rPr>
        <w:t>,</w:t>
      </w:r>
      <w:r w:rsidR="00D6581F" w:rsidRPr="00487648">
        <w:rPr>
          <w:sz w:val="22"/>
        </w:rPr>
        <w:t xml:space="preserve">200 GW. </w:t>
      </w:r>
      <w:r w:rsidR="00622354" w:rsidRPr="00487648">
        <w:rPr>
          <w:sz w:val="22"/>
        </w:rPr>
        <w:t>Carbon peaking and neutrality targets were also included in t</w:t>
      </w:r>
      <w:r w:rsidR="00D6581F" w:rsidRPr="00487648">
        <w:rPr>
          <w:sz w:val="22"/>
        </w:rPr>
        <w:t>he 14th Five-Year Plan</w:t>
      </w:r>
      <w:r w:rsidR="00622354" w:rsidRPr="00487648">
        <w:rPr>
          <w:sz w:val="22"/>
        </w:rPr>
        <w:t xml:space="preserve"> (2021-2025)</w:t>
      </w:r>
      <w:r w:rsidR="00BC59A3" w:rsidRPr="00487648">
        <w:rPr>
          <w:sz w:val="22"/>
        </w:rPr>
        <w:t xml:space="preserve"> which sets the overarching national social and economic development plans</w:t>
      </w:r>
      <w:r w:rsidR="00D6581F" w:rsidRPr="00487648">
        <w:rPr>
          <w:sz w:val="22"/>
        </w:rPr>
        <w:t>.</w:t>
      </w:r>
    </w:p>
    <w:p w14:paraId="2650BB49" w14:textId="022DA1FC" w:rsidR="00324E43" w:rsidRDefault="00324E43" w:rsidP="0099401A">
      <w:pPr>
        <w:rPr>
          <w:sz w:val="22"/>
        </w:rPr>
      </w:pPr>
    </w:p>
    <w:p w14:paraId="2F9EDCE3" w14:textId="2EEED401" w:rsidR="008942CB" w:rsidRDefault="00324E43" w:rsidP="008942CB">
      <w:pPr>
        <w:rPr>
          <w:sz w:val="22"/>
          <w:lang w:val="en-GB"/>
        </w:rPr>
      </w:pPr>
      <w:r>
        <w:rPr>
          <w:sz w:val="22"/>
        </w:rPr>
        <w:t>A review of four studies on China’s transition pathways to carbon neutrality indicates that the peak of carbon emissions will occur before 2030 with a level in the range of 10-10.6 GtCO</w:t>
      </w:r>
      <w:r w:rsidRPr="00C20AA7">
        <w:rPr>
          <w:sz w:val="22"/>
          <w:vertAlign w:val="subscript"/>
        </w:rPr>
        <w:t>2</w:t>
      </w:r>
      <w:r>
        <w:rPr>
          <w:sz w:val="22"/>
        </w:rPr>
        <w:t xml:space="preserve"> across all scenarios and emissions will </w:t>
      </w:r>
      <w:r w:rsidRPr="00CC77FE">
        <w:rPr>
          <w:sz w:val="22"/>
          <w:lang w:val="en-GB"/>
        </w:rPr>
        <w:t>reach near zero by 20</w:t>
      </w:r>
      <w:r>
        <w:rPr>
          <w:sz w:val="22"/>
          <w:lang w:val="en-GB"/>
        </w:rPr>
        <w:t>6</w:t>
      </w:r>
      <w:r w:rsidRPr="00CC77FE">
        <w:rPr>
          <w:sz w:val="22"/>
          <w:lang w:val="en-GB"/>
        </w:rPr>
        <w:t>0</w:t>
      </w:r>
      <w:r>
        <w:rPr>
          <w:sz w:val="22"/>
          <w:lang w:val="en-GB"/>
        </w:rPr>
        <w:t xml:space="preserve"> (Figure 1)</w:t>
      </w:r>
      <w:r>
        <w:rPr>
          <w:sz w:val="22"/>
        </w:rPr>
        <w:t xml:space="preserve">. </w:t>
      </w:r>
      <w:r w:rsidR="00796207">
        <w:rPr>
          <w:rFonts w:hint="eastAsia"/>
          <w:sz w:val="22"/>
          <w:lang w:val="en-GB"/>
        </w:rPr>
        <w:t>The</w:t>
      </w:r>
      <w:r w:rsidR="00796207">
        <w:rPr>
          <w:sz w:val="22"/>
          <w:lang w:val="en-GB"/>
        </w:rPr>
        <w:t xml:space="preserve"> following</w:t>
      </w:r>
      <w:r w:rsidR="00C57954">
        <w:rPr>
          <w:sz w:val="22"/>
          <w:lang w:val="en-GB"/>
        </w:rPr>
        <w:t xml:space="preserve"> areas were identified </w:t>
      </w:r>
      <w:r w:rsidR="008942CB" w:rsidRPr="00CC77FE">
        <w:rPr>
          <w:sz w:val="22"/>
          <w:lang w:val="en-GB"/>
        </w:rPr>
        <w:t xml:space="preserve">for China to </w:t>
      </w:r>
      <w:r w:rsidR="008942CB">
        <w:rPr>
          <w:sz w:val="22"/>
          <w:lang w:val="en-GB"/>
        </w:rPr>
        <w:t>meet the</w:t>
      </w:r>
      <w:r w:rsidR="008942CB" w:rsidRPr="00CC77FE">
        <w:rPr>
          <w:sz w:val="22"/>
          <w:lang w:val="en-GB"/>
        </w:rPr>
        <w:t xml:space="preserve"> </w:t>
      </w:r>
      <w:r w:rsidR="002049E2">
        <w:rPr>
          <w:sz w:val="22"/>
          <w:lang w:val="en-GB"/>
        </w:rPr>
        <w:t>“</w:t>
      </w:r>
      <w:r w:rsidR="00C57954">
        <w:rPr>
          <w:sz w:val="22"/>
          <w:lang w:val="en-GB"/>
        </w:rPr>
        <w:t>30</w:t>
      </w:r>
      <w:r w:rsidR="002049E2">
        <w:rPr>
          <w:sz w:val="22"/>
          <w:lang w:val="en-GB"/>
        </w:rPr>
        <w:t>-</w:t>
      </w:r>
      <w:r w:rsidR="00C57954">
        <w:rPr>
          <w:sz w:val="22"/>
          <w:lang w:val="en-GB"/>
        </w:rPr>
        <w:t>60</w:t>
      </w:r>
      <w:r w:rsidR="008942CB">
        <w:rPr>
          <w:sz w:val="22"/>
          <w:lang w:val="en-GB"/>
        </w:rPr>
        <w:t xml:space="preserve"> </w:t>
      </w:r>
      <w:r w:rsidR="002049E2">
        <w:rPr>
          <w:sz w:val="22"/>
          <w:lang w:val="en-GB"/>
        </w:rPr>
        <w:t>goals”</w:t>
      </w:r>
      <w:r w:rsidR="008942CB">
        <w:rPr>
          <w:sz w:val="22"/>
          <w:lang w:val="en-GB"/>
        </w:rPr>
        <w:t xml:space="preserve">: </w:t>
      </w:r>
      <w:r w:rsidR="008942CB" w:rsidRPr="00CC77FE">
        <w:rPr>
          <w:sz w:val="22"/>
          <w:lang w:val="en-GB"/>
        </w:rPr>
        <w:t>industrial restructuring, energy</w:t>
      </w:r>
      <w:r w:rsidR="008942CB">
        <w:rPr>
          <w:sz w:val="22"/>
          <w:lang w:val="en-GB"/>
        </w:rPr>
        <w:t>-</w:t>
      </w:r>
      <w:r w:rsidR="008942CB" w:rsidRPr="00CC77FE">
        <w:rPr>
          <w:sz w:val="22"/>
          <w:lang w:val="en-GB"/>
        </w:rPr>
        <w:t>saving</w:t>
      </w:r>
      <w:r w:rsidR="008942CB">
        <w:rPr>
          <w:sz w:val="22"/>
          <w:lang w:val="en-GB"/>
        </w:rPr>
        <w:t xml:space="preserve"> improvements</w:t>
      </w:r>
      <w:r w:rsidR="008942CB" w:rsidRPr="00CC77FE">
        <w:rPr>
          <w:sz w:val="22"/>
          <w:lang w:val="en-GB"/>
        </w:rPr>
        <w:t>, electrification</w:t>
      </w:r>
      <w:r w:rsidR="008942CB">
        <w:rPr>
          <w:sz w:val="22"/>
          <w:lang w:val="en-GB"/>
        </w:rPr>
        <w:t xml:space="preserve"> in end-use sectors</w:t>
      </w:r>
      <w:r w:rsidR="008942CB" w:rsidRPr="00CC77FE">
        <w:rPr>
          <w:sz w:val="22"/>
          <w:lang w:val="en-GB"/>
        </w:rPr>
        <w:t xml:space="preserve">, </w:t>
      </w:r>
      <w:r w:rsidR="008942CB">
        <w:rPr>
          <w:sz w:val="22"/>
          <w:lang w:val="en-GB"/>
        </w:rPr>
        <w:t>decarbonization</w:t>
      </w:r>
      <w:r w:rsidR="008942CB" w:rsidRPr="00CC77FE">
        <w:rPr>
          <w:sz w:val="22"/>
          <w:lang w:val="en-GB"/>
        </w:rPr>
        <w:t xml:space="preserve"> of </w:t>
      </w:r>
      <w:r w:rsidR="00C57954">
        <w:rPr>
          <w:sz w:val="22"/>
          <w:lang w:val="en-GB"/>
        </w:rPr>
        <w:t xml:space="preserve">the </w:t>
      </w:r>
      <w:r w:rsidR="008942CB" w:rsidRPr="00CC77FE">
        <w:rPr>
          <w:sz w:val="22"/>
          <w:lang w:val="en-GB"/>
        </w:rPr>
        <w:t>power</w:t>
      </w:r>
      <w:r w:rsidR="008942CB">
        <w:rPr>
          <w:sz w:val="22"/>
          <w:lang w:val="en-GB"/>
        </w:rPr>
        <w:t xml:space="preserve"> sector</w:t>
      </w:r>
      <w:r w:rsidR="008942CB" w:rsidRPr="00CC77FE">
        <w:rPr>
          <w:sz w:val="22"/>
          <w:lang w:val="en-GB"/>
        </w:rPr>
        <w:t xml:space="preserve">, </w:t>
      </w:r>
      <w:r w:rsidR="008942CB">
        <w:rPr>
          <w:sz w:val="22"/>
          <w:lang w:val="en-GB"/>
        </w:rPr>
        <w:t xml:space="preserve">consumer </w:t>
      </w:r>
      <w:r w:rsidR="00C57954" w:rsidRPr="006B065D">
        <w:rPr>
          <w:sz w:val="22"/>
          <w:lang w:val="en-GB"/>
        </w:rPr>
        <w:t>behaviour</w:t>
      </w:r>
      <w:r w:rsidR="008942CB" w:rsidRPr="006B065D">
        <w:rPr>
          <w:sz w:val="22"/>
          <w:lang w:val="en-GB"/>
        </w:rPr>
        <w:t xml:space="preserve"> </w:t>
      </w:r>
      <w:r w:rsidR="008942CB">
        <w:rPr>
          <w:sz w:val="22"/>
          <w:lang w:val="en-GB"/>
        </w:rPr>
        <w:t>change</w:t>
      </w:r>
      <w:r w:rsidR="008942CB" w:rsidRPr="00CC77FE">
        <w:rPr>
          <w:sz w:val="22"/>
          <w:lang w:val="en-GB"/>
        </w:rPr>
        <w:t>, technologies</w:t>
      </w:r>
      <w:r w:rsidR="008942CB">
        <w:rPr>
          <w:sz w:val="22"/>
          <w:lang w:val="en-GB"/>
        </w:rPr>
        <w:t xml:space="preserve"> innovation</w:t>
      </w:r>
      <w:r w:rsidR="008942CB" w:rsidRPr="00CC77FE">
        <w:rPr>
          <w:sz w:val="22"/>
          <w:lang w:val="en-GB"/>
        </w:rPr>
        <w:t xml:space="preserve"> </w:t>
      </w:r>
      <w:r w:rsidR="00C57954">
        <w:rPr>
          <w:sz w:val="22"/>
          <w:lang w:val="en-GB"/>
        </w:rPr>
        <w:t>in</w:t>
      </w:r>
      <w:r w:rsidR="008942CB" w:rsidRPr="00CC77FE">
        <w:rPr>
          <w:sz w:val="22"/>
          <w:lang w:val="en-GB"/>
        </w:rPr>
        <w:t xml:space="preserve"> bioenergy with carbon capture and storage (BECCS) and direct air capture and storage (DACS), enhancing carbon sink, building market mechanism</w:t>
      </w:r>
      <w:r w:rsidR="008942CB">
        <w:rPr>
          <w:sz w:val="22"/>
          <w:lang w:val="en-GB"/>
        </w:rPr>
        <w:t>s</w:t>
      </w:r>
      <w:r w:rsidR="008942CB" w:rsidRPr="00CC77FE">
        <w:rPr>
          <w:sz w:val="22"/>
          <w:lang w:val="en-GB"/>
        </w:rPr>
        <w:t xml:space="preserve">, </w:t>
      </w:r>
      <w:r w:rsidR="008942CB">
        <w:rPr>
          <w:sz w:val="22"/>
          <w:lang w:val="en-GB"/>
        </w:rPr>
        <w:t>and strengthened</w:t>
      </w:r>
      <w:r w:rsidR="008942CB" w:rsidRPr="00CC77FE">
        <w:rPr>
          <w:sz w:val="22"/>
          <w:lang w:val="en-GB"/>
        </w:rPr>
        <w:t xml:space="preserve"> international cooperation.</w:t>
      </w:r>
      <w:r w:rsidR="008942CB">
        <w:rPr>
          <w:sz w:val="22"/>
          <w:lang w:val="en-GB"/>
        </w:rPr>
        <w:t xml:space="preserve"> </w:t>
      </w:r>
    </w:p>
    <w:p w14:paraId="294D5639" w14:textId="16F18361" w:rsidR="00324E43" w:rsidRDefault="00324E43" w:rsidP="0099401A">
      <w:pPr>
        <w:rPr>
          <w:sz w:val="22"/>
          <w:lang w:val="en-GB"/>
        </w:rPr>
      </w:pPr>
    </w:p>
    <w:p w14:paraId="38CE1C31" w14:textId="60AE18D5" w:rsidR="00324E43" w:rsidRPr="00532906" w:rsidRDefault="00324E43" w:rsidP="00BD4739">
      <w:pPr>
        <w:pStyle w:val="Caption"/>
        <w:numPr>
          <w:ilvl w:val="0"/>
          <w:numId w:val="20"/>
        </w:numPr>
        <w:tabs>
          <w:tab w:val="left" w:pos="720"/>
        </w:tabs>
        <w:adjustRightInd w:val="0"/>
        <w:snapToGrid w:val="0"/>
        <w:spacing w:after="120"/>
        <w:ind w:left="900" w:hanging="900"/>
        <w:jc w:val="left"/>
        <w:rPr>
          <w:rFonts w:eastAsia="DengXian" w:cstheme="minorHAnsi"/>
          <w:b/>
          <w:bCs/>
          <w:i w:val="0"/>
          <w:iCs w:val="0"/>
          <w:color w:val="000000" w:themeColor="text1"/>
          <w:sz w:val="22"/>
          <w:szCs w:val="22"/>
        </w:rPr>
      </w:pPr>
      <w:r w:rsidRPr="00532906">
        <w:rPr>
          <w:rFonts w:eastAsia="DengXian" w:cstheme="minorHAnsi"/>
          <w:b/>
          <w:bCs/>
          <w:i w:val="0"/>
          <w:iCs w:val="0"/>
          <w:color w:val="000000" w:themeColor="text1"/>
          <w:sz w:val="22"/>
          <w:szCs w:val="22"/>
        </w:rPr>
        <w:t xml:space="preserve">Pathway to </w:t>
      </w:r>
      <w:r w:rsidR="000838DA">
        <w:rPr>
          <w:rFonts w:eastAsia="DengXian" w:cstheme="minorHAnsi"/>
          <w:b/>
          <w:bCs/>
          <w:i w:val="0"/>
          <w:iCs w:val="0"/>
          <w:color w:val="000000" w:themeColor="text1"/>
          <w:sz w:val="22"/>
          <w:szCs w:val="22"/>
        </w:rPr>
        <w:t>China’s “30-60 Goals”</w:t>
      </w:r>
      <w:r w:rsidRPr="00532906">
        <w:rPr>
          <w:rFonts w:eastAsia="DengXian" w:cstheme="minorHAnsi"/>
          <w:b/>
          <w:bCs/>
          <w:i w:val="0"/>
          <w:iCs w:val="0"/>
          <w:color w:val="000000" w:themeColor="text1"/>
          <w:sz w:val="22"/>
          <w:szCs w:val="22"/>
        </w:rPr>
        <w:t xml:space="preserve"> in Different Scenarios</w:t>
      </w:r>
    </w:p>
    <w:p w14:paraId="561C656E" w14:textId="7A1F6443" w:rsidR="00324E43" w:rsidRDefault="00D3010F" w:rsidP="00324E43">
      <w:pPr>
        <w:spacing w:before="120"/>
        <w:rPr>
          <w:sz w:val="18"/>
          <w:szCs w:val="18"/>
        </w:rPr>
      </w:pPr>
      <w:r>
        <w:rPr>
          <w:noProof/>
          <w:sz w:val="18"/>
          <w:szCs w:val="18"/>
        </w:rPr>
        <w:drawing>
          <wp:inline distT="0" distB="0" distL="0" distR="0" wp14:anchorId="4B8306B8" wp14:editId="1A622D49">
            <wp:extent cx="5902657" cy="3123520"/>
            <wp:effectExtent l="0" t="0" r="3175"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8746" cy="3137326"/>
                    </a:xfrm>
                    <a:prstGeom prst="rect">
                      <a:avLst/>
                    </a:prstGeom>
                    <a:noFill/>
                  </pic:spPr>
                </pic:pic>
              </a:graphicData>
            </a:graphic>
          </wp:inline>
        </w:drawing>
      </w:r>
    </w:p>
    <w:p w14:paraId="62414330" w14:textId="134A330B" w:rsidR="00324E43" w:rsidRPr="001D4DC3" w:rsidRDefault="00324E43" w:rsidP="00324E43">
      <w:pPr>
        <w:spacing w:before="120"/>
        <w:rPr>
          <w:sz w:val="18"/>
          <w:szCs w:val="18"/>
        </w:rPr>
      </w:pPr>
      <w:r w:rsidRPr="00324E43">
        <w:rPr>
          <w:i/>
          <w:iCs/>
          <w:sz w:val="18"/>
          <w:szCs w:val="18"/>
        </w:rPr>
        <w:t>Note</w:t>
      </w:r>
      <w:r>
        <w:rPr>
          <w:sz w:val="18"/>
          <w:szCs w:val="18"/>
        </w:rPr>
        <w:t>: Studies</w:t>
      </w:r>
      <w:r w:rsidR="00D12909">
        <w:rPr>
          <w:sz w:val="18"/>
          <w:szCs w:val="18"/>
        </w:rPr>
        <w:t xml:space="preserve"> and modeling scenarios</w:t>
      </w:r>
      <w:r>
        <w:rPr>
          <w:sz w:val="18"/>
          <w:szCs w:val="18"/>
        </w:rPr>
        <w:t xml:space="preserve"> include</w:t>
      </w:r>
      <w:r w:rsidR="008942CB">
        <w:rPr>
          <w:sz w:val="18"/>
          <w:szCs w:val="18"/>
        </w:rPr>
        <w:t xml:space="preserve"> (data </w:t>
      </w:r>
      <w:r w:rsidR="007371D7">
        <w:rPr>
          <w:sz w:val="18"/>
          <w:szCs w:val="18"/>
        </w:rPr>
        <w:t>source</w:t>
      </w:r>
      <w:r w:rsidR="008942CB">
        <w:rPr>
          <w:sz w:val="18"/>
          <w:szCs w:val="18"/>
        </w:rPr>
        <w:t>)</w:t>
      </w:r>
      <w:r w:rsidRPr="001D4DC3">
        <w:rPr>
          <w:sz w:val="18"/>
          <w:szCs w:val="18"/>
        </w:rPr>
        <w:t>:</w:t>
      </w:r>
      <w:r>
        <w:rPr>
          <w:sz w:val="18"/>
          <w:szCs w:val="18"/>
        </w:rPr>
        <w:t xml:space="preserve"> “R</w:t>
      </w:r>
      <w:r w:rsidRPr="001D4DC3">
        <w:rPr>
          <w:sz w:val="18"/>
          <w:szCs w:val="18"/>
        </w:rPr>
        <w:t>esearch on China's long-term low-carbon development strategy and transformation path</w:t>
      </w:r>
      <w:r>
        <w:rPr>
          <w:sz w:val="18"/>
          <w:szCs w:val="18"/>
        </w:rPr>
        <w:t>way”</w:t>
      </w:r>
      <w:r w:rsidRPr="001D4DC3">
        <w:rPr>
          <w:sz w:val="18"/>
          <w:szCs w:val="18"/>
        </w:rPr>
        <w:t xml:space="preserve"> by </w:t>
      </w:r>
      <w:r w:rsidR="007A58ED" w:rsidRPr="007A58ED">
        <w:rPr>
          <w:sz w:val="18"/>
          <w:szCs w:val="18"/>
        </w:rPr>
        <w:t>Institute of Climate Change and Sustainable Development</w:t>
      </w:r>
      <w:r>
        <w:rPr>
          <w:sz w:val="18"/>
          <w:szCs w:val="18"/>
        </w:rPr>
        <w:t xml:space="preserve"> of Tsinghua University (ICCSD</w:t>
      </w:r>
      <w:r w:rsidR="007A58ED">
        <w:rPr>
          <w:sz w:val="18"/>
          <w:szCs w:val="18"/>
        </w:rPr>
        <w:t>-2</w:t>
      </w:r>
      <w:r w:rsidR="007A58ED" w:rsidRPr="007A58ED">
        <w:rPr>
          <w:sz w:val="18"/>
          <w:szCs w:val="18"/>
          <w:vertAlign w:val="superscript"/>
        </w:rPr>
        <w:t>o</w:t>
      </w:r>
      <w:r w:rsidR="007A58ED">
        <w:rPr>
          <w:sz w:val="18"/>
          <w:szCs w:val="18"/>
        </w:rPr>
        <w:t>C target and ICCSD-1.5</w:t>
      </w:r>
      <w:r w:rsidR="007A58ED" w:rsidRPr="007A58ED">
        <w:rPr>
          <w:sz w:val="18"/>
          <w:szCs w:val="18"/>
          <w:vertAlign w:val="superscript"/>
        </w:rPr>
        <w:t>o</w:t>
      </w:r>
      <w:r w:rsidR="007A58ED">
        <w:rPr>
          <w:sz w:val="18"/>
          <w:szCs w:val="18"/>
        </w:rPr>
        <w:t>C target</w:t>
      </w:r>
      <w:r w:rsidRPr="001D4DC3">
        <w:rPr>
          <w:sz w:val="18"/>
          <w:szCs w:val="18"/>
        </w:rPr>
        <w:t>)</w:t>
      </w:r>
      <w:r>
        <w:rPr>
          <w:rStyle w:val="FootnoteReference"/>
          <w:sz w:val="18"/>
          <w:szCs w:val="18"/>
        </w:rPr>
        <w:footnoteReference w:id="4"/>
      </w:r>
      <w:r>
        <w:rPr>
          <w:sz w:val="18"/>
          <w:szCs w:val="18"/>
        </w:rPr>
        <w:t>;</w:t>
      </w:r>
      <w:r w:rsidRPr="001D4DC3">
        <w:rPr>
          <w:sz w:val="18"/>
          <w:szCs w:val="18"/>
        </w:rPr>
        <w:t xml:space="preserve"> </w:t>
      </w:r>
      <w:r w:rsidRPr="00300AA9">
        <w:rPr>
          <w:sz w:val="18"/>
          <w:szCs w:val="18"/>
        </w:rPr>
        <w:t>Towards carbon neutrality: A study on China's long-term low-carbon</w:t>
      </w:r>
      <w:r>
        <w:rPr>
          <w:sz w:val="18"/>
          <w:szCs w:val="18"/>
        </w:rPr>
        <w:t xml:space="preserve"> </w:t>
      </w:r>
      <w:r w:rsidRPr="00300AA9">
        <w:rPr>
          <w:sz w:val="18"/>
          <w:szCs w:val="18"/>
        </w:rPr>
        <w:t>transition pathways and strategies</w:t>
      </w:r>
      <w:r>
        <w:rPr>
          <w:sz w:val="18"/>
          <w:szCs w:val="18"/>
        </w:rPr>
        <w:t>” by Tsinghua University</w:t>
      </w:r>
      <w:r w:rsidR="007A58ED">
        <w:rPr>
          <w:sz w:val="18"/>
          <w:szCs w:val="18"/>
        </w:rPr>
        <w:t xml:space="preserve"> (THU-</w:t>
      </w:r>
      <w:bookmarkStart w:id="111" w:name="_Hlk120453423"/>
      <w:r w:rsidR="007A58ED">
        <w:rPr>
          <w:sz w:val="18"/>
          <w:szCs w:val="18"/>
        </w:rPr>
        <w:t>2</w:t>
      </w:r>
      <w:r w:rsidR="007A58ED" w:rsidRPr="007A58ED">
        <w:rPr>
          <w:sz w:val="18"/>
          <w:szCs w:val="18"/>
          <w:vertAlign w:val="superscript"/>
        </w:rPr>
        <w:t>o</w:t>
      </w:r>
      <w:r w:rsidR="007A58ED">
        <w:rPr>
          <w:sz w:val="18"/>
          <w:szCs w:val="18"/>
        </w:rPr>
        <w:t xml:space="preserve">C target </w:t>
      </w:r>
      <w:bookmarkEnd w:id="111"/>
      <w:r w:rsidR="007A58ED">
        <w:rPr>
          <w:sz w:val="18"/>
          <w:szCs w:val="18"/>
        </w:rPr>
        <w:t>and THU-1.5</w:t>
      </w:r>
      <w:r w:rsidR="007A58ED" w:rsidRPr="007A58ED">
        <w:rPr>
          <w:sz w:val="18"/>
          <w:szCs w:val="18"/>
          <w:vertAlign w:val="superscript"/>
        </w:rPr>
        <w:t>o</w:t>
      </w:r>
      <w:r w:rsidR="007A58ED">
        <w:rPr>
          <w:sz w:val="18"/>
          <w:szCs w:val="18"/>
        </w:rPr>
        <w:t>C target)</w:t>
      </w:r>
      <w:r>
        <w:rPr>
          <w:rStyle w:val="FootnoteReference"/>
          <w:sz w:val="18"/>
          <w:szCs w:val="18"/>
        </w:rPr>
        <w:footnoteReference w:id="5"/>
      </w:r>
      <w:r>
        <w:rPr>
          <w:sz w:val="18"/>
          <w:szCs w:val="18"/>
        </w:rPr>
        <w:t>,</w:t>
      </w:r>
      <w:r w:rsidRPr="00300AA9">
        <w:rPr>
          <w:sz w:val="18"/>
          <w:szCs w:val="18"/>
        </w:rPr>
        <w:t xml:space="preserve"> </w:t>
      </w:r>
      <w:r>
        <w:rPr>
          <w:sz w:val="18"/>
          <w:szCs w:val="18"/>
        </w:rPr>
        <w:t>“S</w:t>
      </w:r>
      <w:r w:rsidRPr="001D4DC3">
        <w:rPr>
          <w:sz w:val="18"/>
          <w:szCs w:val="18"/>
        </w:rPr>
        <w:t>cenario analysis of low-carbon energy transition under 2060 carbon neutral target</w:t>
      </w:r>
      <w:r>
        <w:rPr>
          <w:sz w:val="18"/>
          <w:szCs w:val="18"/>
        </w:rPr>
        <w:t>”</w:t>
      </w:r>
      <w:r w:rsidRPr="001D4DC3">
        <w:rPr>
          <w:sz w:val="18"/>
          <w:szCs w:val="18"/>
        </w:rPr>
        <w:t xml:space="preserve"> by </w:t>
      </w:r>
      <w:proofErr w:type="spellStart"/>
      <w:r>
        <w:rPr>
          <w:sz w:val="18"/>
          <w:szCs w:val="18"/>
        </w:rPr>
        <w:t>Xiliang</w:t>
      </w:r>
      <w:proofErr w:type="spellEnd"/>
      <w:r>
        <w:rPr>
          <w:sz w:val="18"/>
          <w:szCs w:val="18"/>
        </w:rPr>
        <w:t xml:space="preserve"> Zhang</w:t>
      </w:r>
      <w:r w:rsidR="007A58ED">
        <w:rPr>
          <w:sz w:val="18"/>
          <w:szCs w:val="18"/>
        </w:rPr>
        <w:t xml:space="preserve"> (THU-2060 Neutrality)</w:t>
      </w:r>
      <w:r>
        <w:rPr>
          <w:rStyle w:val="FootnoteReference"/>
          <w:sz w:val="18"/>
          <w:szCs w:val="18"/>
        </w:rPr>
        <w:footnoteReference w:id="6"/>
      </w:r>
      <w:r>
        <w:rPr>
          <w:sz w:val="18"/>
          <w:szCs w:val="18"/>
        </w:rPr>
        <w:t>; “</w:t>
      </w:r>
      <w:r w:rsidRPr="001D4DC3">
        <w:rPr>
          <w:sz w:val="18"/>
          <w:szCs w:val="18"/>
        </w:rPr>
        <w:t>China’s carbon emission pathway under the carbon neutrality target</w:t>
      </w:r>
      <w:r>
        <w:rPr>
          <w:sz w:val="18"/>
          <w:szCs w:val="18"/>
        </w:rPr>
        <w:t>”</w:t>
      </w:r>
      <w:r w:rsidRPr="001D4DC3">
        <w:rPr>
          <w:sz w:val="18"/>
          <w:szCs w:val="18"/>
        </w:rPr>
        <w:t xml:space="preserve"> by Chinese Academy of </w:t>
      </w:r>
      <w:r w:rsidRPr="001D4DC3">
        <w:rPr>
          <w:sz w:val="18"/>
          <w:szCs w:val="18"/>
        </w:rPr>
        <w:lastRenderedPageBreak/>
        <w:t>Environmental Planning (CAEP</w:t>
      </w:r>
      <w:r>
        <w:rPr>
          <w:sz w:val="18"/>
          <w:szCs w:val="18"/>
        </w:rPr>
        <w:t xml:space="preserve"> CP1.1</w:t>
      </w:r>
      <w:r w:rsidRPr="001D4DC3">
        <w:rPr>
          <w:sz w:val="18"/>
          <w:szCs w:val="18"/>
        </w:rPr>
        <w:t>)</w:t>
      </w:r>
      <w:r>
        <w:rPr>
          <w:rStyle w:val="FootnoteReference"/>
          <w:sz w:val="18"/>
          <w:szCs w:val="18"/>
        </w:rPr>
        <w:footnoteReference w:id="7"/>
      </w:r>
    </w:p>
    <w:p w14:paraId="68E1C576" w14:textId="6D881054" w:rsidR="007A58ED" w:rsidRDefault="00C57954" w:rsidP="0099401A">
      <w:pPr>
        <w:rPr>
          <w:sz w:val="22"/>
          <w:lang w:val="en-GB"/>
        </w:rPr>
      </w:pPr>
      <w:r>
        <w:rPr>
          <w:sz w:val="22"/>
          <w:lang w:val="en-GB"/>
        </w:rPr>
        <w:t xml:space="preserve">In the </w:t>
      </w:r>
      <w:r w:rsidRPr="00796207">
        <w:rPr>
          <w:sz w:val="22"/>
          <w:lang w:val="en-GB"/>
        </w:rPr>
        <w:t>2</w:t>
      </w:r>
      <w:r w:rsidRPr="00796207">
        <w:rPr>
          <w:sz w:val="22"/>
          <w:vertAlign w:val="superscript"/>
          <w:lang w:val="en-GB"/>
        </w:rPr>
        <w:t>o</w:t>
      </w:r>
      <w:r w:rsidRPr="00796207">
        <w:rPr>
          <w:sz w:val="22"/>
          <w:lang w:val="en-GB"/>
        </w:rPr>
        <w:t>C</w:t>
      </w:r>
      <w:r>
        <w:rPr>
          <w:sz w:val="22"/>
          <w:lang w:val="en-GB"/>
        </w:rPr>
        <w:t xml:space="preserve"> and 1.5</w:t>
      </w:r>
      <w:r w:rsidRPr="00796207">
        <w:rPr>
          <w:sz w:val="22"/>
          <w:vertAlign w:val="superscript"/>
          <w:lang w:val="en-GB"/>
        </w:rPr>
        <w:t>o</w:t>
      </w:r>
      <w:r w:rsidRPr="00796207">
        <w:rPr>
          <w:sz w:val="22"/>
          <w:lang w:val="en-GB"/>
        </w:rPr>
        <w:t>C</w:t>
      </w:r>
      <w:r w:rsidR="000B50F7">
        <w:rPr>
          <w:sz w:val="22"/>
          <w:lang w:val="en-GB"/>
        </w:rPr>
        <w:t xml:space="preserve"> </w:t>
      </w:r>
      <w:r>
        <w:rPr>
          <w:sz w:val="22"/>
          <w:lang w:val="en-GB"/>
        </w:rPr>
        <w:t>T</w:t>
      </w:r>
      <w:r w:rsidRPr="00796207">
        <w:rPr>
          <w:sz w:val="22"/>
          <w:lang w:val="en-GB"/>
        </w:rPr>
        <w:t>arget</w:t>
      </w:r>
      <w:r>
        <w:rPr>
          <w:sz w:val="22"/>
          <w:lang w:val="en-GB"/>
        </w:rPr>
        <w:t xml:space="preserve"> scenario developed by </w:t>
      </w:r>
      <w:proofErr w:type="gramStart"/>
      <w:r w:rsidR="000B50F7">
        <w:rPr>
          <w:sz w:val="22"/>
          <w:lang w:val="en-GB"/>
        </w:rPr>
        <w:t>He</w:t>
      </w:r>
      <w:proofErr w:type="gramEnd"/>
      <w:r w:rsidR="000B50F7">
        <w:rPr>
          <w:sz w:val="22"/>
          <w:lang w:val="en-GB"/>
        </w:rPr>
        <w:t>, et al (2022)</w:t>
      </w:r>
      <w:r w:rsidR="00A20C95">
        <w:rPr>
          <w:sz w:val="22"/>
          <w:lang w:val="en-GB"/>
        </w:rPr>
        <w:t>, electricity and industrial sector represent the greatest emission reduction potential with a 75% and a 63% reduction respectively by 2050 compared with 2020 level. Reductions of non-CO</w:t>
      </w:r>
      <w:r w:rsidR="00A20C95" w:rsidRPr="00A20C95">
        <w:rPr>
          <w:sz w:val="22"/>
          <w:vertAlign w:val="subscript"/>
          <w:lang w:val="en-GB"/>
        </w:rPr>
        <w:t xml:space="preserve">2 </w:t>
      </w:r>
      <w:r w:rsidR="00A20C95">
        <w:rPr>
          <w:sz w:val="22"/>
          <w:lang w:val="en-GB"/>
        </w:rPr>
        <w:t xml:space="preserve">emissions will play a critical role for </w:t>
      </w:r>
      <w:r w:rsidR="00ED5FFF">
        <w:rPr>
          <w:sz w:val="22"/>
          <w:lang w:val="en-GB"/>
        </w:rPr>
        <w:t>achieving carbon-neutral by 2060</w:t>
      </w:r>
      <w:r w:rsidR="00A20C95">
        <w:rPr>
          <w:sz w:val="22"/>
          <w:lang w:val="en-GB"/>
        </w:rPr>
        <w:t xml:space="preserve"> because </w:t>
      </w:r>
      <w:r w:rsidR="00ED5FFF">
        <w:rPr>
          <w:sz w:val="22"/>
          <w:lang w:val="en-GB"/>
        </w:rPr>
        <w:t>non-CO</w:t>
      </w:r>
      <w:r w:rsidR="00ED5FFF" w:rsidRPr="00A20C95">
        <w:rPr>
          <w:sz w:val="22"/>
          <w:vertAlign w:val="subscript"/>
          <w:lang w:val="en-GB"/>
        </w:rPr>
        <w:t>2</w:t>
      </w:r>
      <w:r w:rsidR="00ED5FFF">
        <w:rPr>
          <w:sz w:val="22"/>
          <w:lang w:val="en-GB"/>
        </w:rPr>
        <w:t xml:space="preserve"> emissions will only drop by</w:t>
      </w:r>
      <w:r w:rsidR="00A20C95">
        <w:rPr>
          <w:sz w:val="22"/>
          <w:lang w:val="en-GB"/>
        </w:rPr>
        <w:t xml:space="preserve"> 30%-50% </w:t>
      </w:r>
      <w:r w:rsidR="00ED5FFF">
        <w:rPr>
          <w:sz w:val="22"/>
          <w:lang w:val="en-GB"/>
        </w:rPr>
        <w:t xml:space="preserve">by </w:t>
      </w:r>
      <w:r w:rsidR="00A20C95">
        <w:rPr>
          <w:sz w:val="22"/>
          <w:lang w:val="en-GB"/>
        </w:rPr>
        <w:t>2050</w:t>
      </w:r>
      <w:r w:rsidR="00ED5FFF">
        <w:rPr>
          <w:sz w:val="22"/>
          <w:lang w:val="en-GB"/>
        </w:rPr>
        <w:t xml:space="preserve"> in both scenarios leaving the last 10 years with a large non-CO</w:t>
      </w:r>
      <w:r w:rsidR="00ED5FFF" w:rsidRPr="00ED5FFF">
        <w:rPr>
          <w:sz w:val="22"/>
          <w:vertAlign w:val="subscript"/>
          <w:lang w:val="en-GB"/>
        </w:rPr>
        <w:t>2</w:t>
      </w:r>
      <w:r w:rsidR="00ED5FFF">
        <w:rPr>
          <w:sz w:val="22"/>
          <w:lang w:val="en-GB"/>
        </w:rPr>
        <w:t xml:space="preserve"> budget (Figure 2).</w:t>
      </w:r>
    </w:p>
    <w:p w14:paraId="0318046B" w14:textId="77777777" w:rsidR="007A58ED" w:rsidRDefault="007A58ED" w:rsidP="0099401A">
      <w:pPr>
        <w:rPr>
          <w:sz w:val="22"/>
          <w:lang w:val="en-GB"/>
        </w:rPr>
      </w:pPr>
    </w:p>
    <w:p w14:paraId="5BBD8977" w14:textId="11D7E323" w:rsidR="007A58ED" w:rsidRPr="00BD4739" w:rsidRDefault="007A58ED" w:rsidP="00BD4739">
      <w:pPr>
        <w:pStyle w:val="ListParagraph"/>
        <w:numPr>
          <w:ilvl w:val="0"/>
          <w:numId w:val="20"/>
        </w:numPr>
        <w:spacing w:after="200"/>
        <w:ind w:left="907" w:hanging="907"/>
        <w:jc w:val="left"/>
        <w:rPr>
          <w:b/>
          <w:bCs/>
          <w:sz w:val="22"/>
          <w:lang w:val="en-GB"/>
        </w:rPr>
      </w:pPr>
      <w:r w:rsidRPr="00BD4739">
        <w:rPr>
          <w:b/>
          <w:bCs/>
          <w:sz w:val="22"/>
          <w:lang w:val="en-GB"/>
        </w:rPr>
        <w:t>GHG Emissions</w:t>
      </w:r>
      <w:r w:rsidR="00796207" w:rsidRPr="00BD4739">
        <w:rPr>
          <w:b/>
          <w:bCs/>
          <w:sz w:val="22"/>
          <w:lang w:val="en-GB"/>
        </w:rPr>
        <w:t xml:space="preserve"> to 2</w:t>
      </w:r>
      <w:r w:rsidR="00796207" w:rsidRPr="00BD4739">
        <w:rPr>
          <w:b/>
          <w:bCs/>
          <w:sz w:val="22"/>
          <w:vertAlign w:val="superscript"/>
          <w:lang w:val="en-GB"/>
        </w:rPr>
        <w:t>o</w:t>
      </w:r>
      <w:r w:rsidR="00796207" w:rsidRPr="00BD4739">
        <w:rPr>
          <w:b/>
          <w:bCs/>
          <w:sz w:val="22"/>
          <w:lang w:val="en-GB"/>
        </w:rPr>
        <w:t>C and 1.5</w:t>
      </w:r>
      <w:r w:rsidR="00796207" w:rsidRPr="00BD4739">
        <w:rPr>
          <w:b/>
          <w:bCs/>
          <w:sz w:val="22"/>
          <w:vertAlign w:val="superscript"/>
          <w:lang w:val="en-GB"/>
        </w:rPr>
        <w:t>o</w:t>
      </w:r>
      <w:r w:rsidR="00796207" w:rsidRPr="00BD4739">
        <w:rPr>
          <w:b/>
          <w:bCs/>
          <w:sz w:val="22"/>
          <w:lang w:val="en-GB"/>
        </w:rPr>
        <w:t>C</w:t>
      </w:r>
      <w:r w:rsidR="000B50F7" w:rsidRPr="00BD4739">
        <w:rPr>
          <w:b/>
          <w:bCs/>
          <w:sz w:val="22"/>
          <w:lang w:val="en-GB"/>
        </w:rPr>
        <w:t xml:space="preserve"> </w:t>
      </w:r>
      <w:r w:rsidR="00796207" w:rsidRPr="00BD4739">
        <w:rPr>
          <w:b/>
          <w:bCs/>
          <w:sz w:val="22"/>
          <w:lang w:val="en-GB"/>
        </w:rPr>
        <w:t xml:space="preserve">Target </w:t>
      </w:r>
      <w:r w:rsidRPr="00BD4739">
        <w:rPr>
          <w:b/>
          <w:bCs/>
          <w:sz w:val="22"/>
          <w:lang w:val="en-GB"/>
        </w:rPr>
        <w:t>by Sector</w:t>
      </w:r>
    </w:p>
    <w:p w14:paraId="6F698788" w14:textId="4B6E263B" w:rsidR="00324E43" w:rsidRDefault="007A58ED" w:rsidP="0099401A">
      <w:pPr>
        <w:rPr>
          <w:sz w:val="22"/>
          <w:lang w:val="en-GB"/>
        </w:rPr>
      </w:pPr>
      <w:r>
        <w:rPr>
          <w:noProof/>
        </w:rPr>
        <w:drawing>
          <wp:inline distT="0" distB="0" distL="0" distR="0" wp14:anchorId="2648798B" wp14:editId="2DD3555E">
            <wp:extent cx="5943600" cy="21272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127250"/>
                    </a:xfrm>
                    <a:prstGeom prst="rect">
                      <a:avLst/>
                    </a:prstGeom>
                    <a:noFill/>
                    <a:ln>
                      <a:noFill/>
                    </a:ln>
                  </pic:spPr>
                </pic:pic>
              </a:graphicData>
            </a:graphic>
          </wp:inline>
        </w:drawing>
      </w:r>
    </w:p>
    <w:p w14:paraId="5D3301F4" w14:textId="336E6566" w:rsidR="007A58ED" w:rsidRDefault="00796207" w:rsidP="0099401A">
      <w:pPr>
        <w:rPr>
          <w:sz w:val="18"/>
          <w:szCs w:val="18"/>
          <w:lang w:val="en-GB"/>
        </w:rPr>
      </w:pPr>
      <w:r w:rsidRPr="00796207">
        <w:rPr>
          <w:i/>
          <w:iCs/>
          <w:sz w:val="18"/>
          <w:szCs w:val="18"/>
          <w:lang w:val="en-GB"/>
        </w:rPr>
        <w:t>Source</w:t>
      </w:r>
      <w:r w:rsidRPr="00796207">
        <w:rPr>
          <w:sz w:val="18"/>
          <w:szCs w:val="18"/>
          <w:lang w:val="en-GB"/>
        </w:rPr>
        <w:t>: He, et al, 2022</w:t>
      </w:r>
      <w:r w:rsidRPr="00796207">
        <w:rPr>
          <w:rStyle w:val="FootnoteReference"/>
          <w:sz w:val="18"/>
          <w:szCs w:val="18"/>
          <w:lang w:val="en-GB"/>
        </w:rPr>
        <w:footnoteReference w:id="8"/>
      </w:r>
    </w:p>
    <w:p w14:paraId="2D34CCA1" w14:textId="49C79045" w:rsidR="00973B9D" w:rsidRDefault="00973B9D" w:rsidP="0099401A">
      <w:pPr>
        <w:rPr>
          <w:sz w:val="18"/>
          <w:szCs w:val="18"/>
          <w:lang w:val="en-GB"/>
        </w:rPr>
      </w:pPr>
    </w:p>
    <w:p w14:paraId="706073CD" w14:textId="77777777" w:rsidR="0080727D" w:rsidRDefault="0080727D" w:rsidP="0099401A">
      <w:pPr>
        <w:rPr>
          <w:sz w:val="18"/>
          <w:szCs w:val="18"/>
          <w:lang w:val="en-GB"/>
        </w:rPr>
      </w:pPr>
    </w:p>
    <w:p w14:paraId="0040A218" w14:textId="73B28287" w:rsidR="00BD5F9B" w:rsidRDefault="00A37EDE" w:rsidP="00076998">
      <w:pPr>
        <w:pStyle w:val="Heading1"/>
        <w:numPr>
          <w:ilvl w:val="0"/>
          <w:numId w:val="43"/>
        </w:numPr>
        <w:ind w:left="360"/>
        <w:rPr>
          <w:rFonts w:ascii="Tahoma" w:hAnsi="Tahoma" w:cs="Tahoma"/>
          <w:b/>
          <w:bCs/>
          <w:sz w:val="26"/>
          <w:szCs w:val="26"/>
        </w:rPr>
      </w:pPr>
      <w:bookmarkStart w:id="112" w:name="_Toc120644346"/>
      <w:r w:rsidRPr="00973B9D">
        <w:rPr>
          <w:rFonts w:ascii="Tahoma" w:hAnsi="Tahoma" w:cs="Tahoma"/>
          <w:b/>
          <w:bCs/>
          <w:sz w:val="26"/>
          <w:szCs w:val="26"/>
        </w:rPr>
        <w:t>The Role of</w:t>
      </w:r>
      <w:r w:rsidR="00BD5F9B" w:rsidRPr="00973B9D">
        <w:rPr>
          <w:rFonts w:ascii="Tahoma" w:hAnsi="Tahoma" w:cs="Tahoma"/>
          <w:b/>
          <w:bCs/>
          <w:sz w:val="26"/>
          <w:szCs w:val="26"/>
        </w:rPr>
        <w:t xml:space="preserve"> </w:t>
      </w:r>
      <w:r w:rsidR="00C45488">
        <w:rPr>
          <w:rFonts w:ascii="Tahoma" w:hAnsi="Tahoma" w:cs="Tahoma"/>
          <w:b/>
          <w:bCs/>
          <w:sz w:val="26"/>
          <w:szCs w:val="26"/>
        </w:rPr>
        <w:t>ETS</w:t>
      </w:r>
      <w:r w:rsidRPr="00973B9D">
        <w:rPr>
          <w:rFonts w:ascii="Tahoma" w:hAnsi="Tahoma" w:cs="Tahoma"/>
          <w:b/>
          <w:bCs/>
          <w:sz w:val="26"/>
          <w:szCs w:val="26"/>
        </w:rPr>
        <w:t xml:space="preserve"> in Achieving Carbon Neutrality</w:t>
      </w:r>
      <w:bookmarkEnd w:id="112"/>
      <w:r w:rsidRPr="00973B9D">
        <w:rPr>
          <w:rFonts w:ascii="Tahoma" w:hAnsi="Tahoma" w:cs="Tahoma"/>
          <w:b/>
          <w:bCs/>
          <w:sz w:val="26"/>
          <w:szCs w:val="26"/>
        </w:rPr>
        <w:t xml:space="preserve"> </w:t>
      </w:r>
    </w:p>
    <w:p w14:paraId="3D4BEF50" w14:textId="77777777" w:rsidR="00C45488" w:rsidRPr="00C45488" w:rsidRDefault="00C45488" w:rsidP="00C45488"/>
    <w:p w14:paraId="3F53BBDC" w14:textId="61DA99AB" w:rsidR="00A37EDE" w:rsidRPr="00A37EDE" w:rsidRDefault="00A37EDE" w:rsidP="00A37EDE">
      <w:pPr>
        <w:pStyle w:val="Heading2"/>
        <w:rPr>
          <w:b/>
          <w:bCs/>
          <w:sz w:val="22"/>
          <w:szCs w:val="22"/>
        </w:rPr>
      </w:pPr>
      <w:bookmarkStart w:id="113" w:name="_Toc120644347"/>
      <w:r w:rsidRPr="00A37EDE">
        <w:rPr>
          <w:b/>
          <w:bCs/>
          <w:sz w:val="22"/>
          <w:szCs w:val="22"/>
        </w:rPr>
        <w:t xml:space="preserve">Current </w:t>
      </w:r>
      <w:r w:rsidR="00D73D7C">
        <w:rPr>
          <w:b/>
          <w:bCs/>
          <w:sz w:val="22"/>
          <w:szCs w:val="22"/>
        </w:rPr>
        <w:t>s</w:t>
      </w:r>
      <w:r w:rsidR="004E4D19">
        <w:rPr>
          <w:b/>
          <w:bCs/>
          <w:sz w:val="22"/>
          <w:szCs w:val="22"/>
        </w:rPr>
        <w:t>tate</w:t>
      </w:r>
      <w:r w:rsidRPr="00A37EDE">
        <w:rPr>
          <w:b/>
          <w:bCs/>
          <w:sz w:val="22"/>
          <w:szCs w:val="22"/>
        </w:rPr>
        <w:t xml:space="preserve"> of China’s </w:t>
      </w:r>
      <w:bookmarkEnd w:id="113"/>
      <w:r w:rsidR="000F6FC0">
        <w:rPr>
          <w:b/>
          <w:bCs/>
          <w:sz w:val="22"/>
          <w:szCs w:val="22"/>
        </w:rPr>
        <w:t>ETS</w:t>
      </w:r>
      <w:ins w:id="114" w:author="Jichong Wu" w:date="2023-01-14T14:31:00Z">
        <w:r w:rsidR="00A70A7E">
          <w:rPr>
            <w:b/>
            <w:bCs/>
            <w:sz w:val="22"/>
            <w:szCs w:val="22"/>
          </w:rPr>
          <w:t>s</w:t>
        </w:r>
      </w:ins>
    </w:p>
    <w:p w14:paraId="0BA63D68" w14:textId="461F718B" w:rsidR="00474944" w:rsidRPr="00307C96" w:rsidRDefault="00BD5F9B" w:rsidP="00D6581F">
      <w:pPr>
        <w:rPr>
          <w:sz w:val="22"/>
        </w:rPr>
      </w:pPr>
      <w:r w:rsidRPr="00307C96">
        <w:rPr>
          <w:sz w:val="22"/>
        </w:rPr>
        <w:t xml:space="preserve">China launched seven pilot ETSs in Beijing, Tianjin, Shanghai, Chongqing, Hubei, </w:t>
      </w:r>
      <w:proofErr w:type="gramStart"/>
      <w:r w:rsidRPr="00307C96">
        <w:rPr>
          <w:sz w:val="22"/>
        </w:rPr>
        <w:t>Guangdong</w:t>
      </w:r>
      <w:proofErr w:type="gramEnd"/>
      <w:r w:rsidRPr="00307C96">
        <w:rPr>
          <w:sz w:val="22"/>
        </w:rPr>
        <w:t xml:space="preserve"> and Shenzhen between 2013 to 2014 as an effort to explore </w:t>
      </w:r>
      <w:r w:rsidR="002C1D6B" w:rsidRPr="00307C96">
        <w:rPr>
          <w:sz w:val="22"/>
        </w:rPr>
        <w:t xml:space="preserve">a wide range of </w:t>
      </w:r>
      <w:r w:rsidR="00487648" w:rsidRPr="00307C96">
        <w:rPr>
          <w:sz w:val="22"/>
        </w:rPr>
        <w:t xml:space="preserve">options and best practices in constructing an economy-wide emissions trading scheme, especially in the area of </w:t>
      </w:r>
      <w:r w:rsidR="002C1D6B" w:rsidRPr="00307C96">
        <w:rPr>
          <w:sz w:val="22"/>
        </w:rPr>
        <w:t xml:space="preserve">cap setting and </w:t>
      </w:r>
      <w:r w:rsidR="003A1A38" w:rsidRPr="00307C96">
        <w:rPr>
          <w:sz w:val="22"/>
        </w:rPr>
        <w:t xml:space="preserve">allowance allocation methods, coverage of industries, </w:t>
      </w:r>
      <w:r w:rsidR="002C1D6B" w:rsidRPr="00307C96">
        <w:rPr>
          <w:sz w:val="22"/>
        </w:rPr>
        <w:t xml:space="preserve">participation and compliance, </w:t>
      </w:r>
      <w:r w:rsidR="003A1A38" w:rsidRPr="00307C96">
        <w:rPr>
          <w:sz w:val="22"/>
        </w:rPr>
        <w:t>MRV systems</w:t>
      </w:r>
      <w:r w:rsidR="00B573AE" w:rsidRPr="00307C96">
        <w:rPr>
          <w:sz w:val="22"/>
        </w:rPr>
        <w:t>,</w:t>
      </w:r>
      <w:r w:rsidR="003A1A38" w:rsidRPr="00307C96">
        <w:rPr>
          <w:sz w:val="22"/>
        </w:rPr>
        <w:t xml:space="preserve"> and institutional capacity and talents.</w:t>
      </w:r>
      <w:r w:rsidR="00B573AE" w:rsidRPr="00307C96">
        <w:rPr>
          <w:sz w:val="22"/>
        </w:rPr>
        <w:t xml:space="preserve"> </w:t>
      </w:r>
      <w:r w:rsidR="002C1D6B" w:rsidRPr="00307C96">
        <w:rPr>
          <w:sz w:val="22"/>
        </w:rPr>
        <w:t>After several compliance cycles, the followings are lessons learned and</w:t>
      </w:r>
      <w:r w:rsidR="00B573AE" w:rsidRPr="00307C96">
        <w:rPr>
          <w:sz w:val="22"/>
        </w:rPr>
        <w:t xml:space="preserve"> areas for improvements</w:t>
      </w:r>
      <w:r w:rsidR="002C1D6B" w:rsidRPr="00307C96">
        <w:rPr>
          <w:sz w:val="22"/>
        </w:rPr>
        <w:t xml:space="preserve"> </w:t>
      </w:r>
      <w:r w:rsidR="00474944" w:rsidRPr="00307C96">
        <w:rPr>
          <w:sz w:val="22"/>
        </w:rPr>
        <w:t>in the future design and reform for the national ETS</w:t>
      </w:r>
      <w:r w:rsidR="00B573AE" w:rsidRPr="00307C96">
        <w:rPr>
          <w:sz w:val="22"/>
        </w:rPr>
        <w:t>:</w:t>
      </w:r>
      <w:r w:rsidR="003A1A38" w:rsidRPr="00307C96">
        <w:rPr>
          <w:sz w:val="22"/>
        </w:rPr>
        <w:t xml:space="preserve"> </w:t>
      </w:r>
      <w:r w:rsidR="00474944" w:rsidRPr="00307C96">
        <w:rPr>
          <w:sz w:val="22"/>
        </w:rPr>
        <w:t xml:space="preserve">first, </w:t>
      </w:r>
      <w:r w:rsidR="004108E2" w:rsidRPr="00307C96">
        <w:rPr>
          <w:sz w:val="22"/>
        </w:rPr>
        <w:t xml:space="preserve">there is a lack of insufficient regulatory enforcement and cooperation between agencies when there is an overlap between different policies at the local government level. Second, there is a strong need to diversify and scale up the trading products. Spot trading has been the single and mainstream product in most pilot ETSs which would constrain </w:t>
      </w:r>
      <w:r w:rsidR="00E87A07" w:rsidRPr="00307C96">
        <w:rPr>
          <w:sz w:val="22"/>
        </w:rPr>
        <w:t>m</w:t>
      </w:r>
      <w:r w:rsidR="004108E2" w:rsidRPr="00307C96">
        <w:rPr>
          <w:sz w:val="22"/>
        </w:rPr>
        <w:t xml:space="preserve">arket growth and </w:t>
      </w:r>
      <w:r w:rsidR="00E87A07" w:rsidRPr="00307C96">
        <w:rPr>
          <w:sz w:val="22"/>
        </w:rPr>
        <w:t xml:space="preserve">participation of financial institutions. Third, the price signal is not fully effective again due to the lack of long-term and derivatives trading products such as futures and options, and lastly, low market liquidity due to </w:t>
      </w:r>
      <w:r w:rsidR="00C730B6" w:rsidRPr="00307C96">
        <w:rPr>
          <w:sz w:val="22"/>
        </w:rPr>
        <w:t>low trading volume</w:t>
      </w:r>
      <w:r w:rsidR="00E87A07" w:rsidRPr="00307C96">
        <w:rPr>
          <w:sz w:val="22"/>
        </w:rPr>
        <w:t>.</w:t>
      </w:r>
    </w:p>
    <w:p w14:paraId="0CEA06D2" w14:textId="77777777" w:rsidR="00474944" w:rsidRPr="00307C96" w:rsidRDefault="00474944" w:rsidP="00D6581F">
      <w:pPr>
        <w:rPr>
          <w:sz w:val="22"/>
        </w:rPr>
      </w:pPr>
    </w:p>
    <w:p w14:paraId="56679DA4" w14:textId="663E0F7E" w:rsidR="00CF0280" w:rsidRDefault="00AF28E4" w:rsidP="00992AEA">
      <w:pPr>
        <w:rPr>
          <w:sz w:val="22"/>
        </w:rPr>
      </w:pPr>
      <w:r>
        <w:rPr>
          <w:sz w:val="22"/>
        </w:rPr>
        <w:t>Drawing from</w:t>
      </w:r>
      <w:r w:rsidR="0059326C" w:rsidRPr="00307C96">
        <w:rPr>
          <w:sz w:val="22"/>
        </w:rPr>
        <w:t xml:space="preserve"> the experience of the pilot ETSs, </w:t>
      </w:r>
      <w:r w:rsidR="00992AEA" w:rsidRPr="00307C96">
        <w:rPr>
          <w:sz w:val="22"/>
        </w:rPr>
        <w:t>China</w:t>
      </w:r>
      <w:r w:rsidR="0059326C" w:rsidRPr="00307C96">
        <w:rPr>
          <w:sz w:val="22"/>
        </w:rPr>
        <w:t xml:space="preserve"> launched a</w:t>
      </w:r>
      <w:r w:rsidR="00992AEA" w:rsidRPr="00307C96">
        <w:rPr>
          <w:sz w:val="22"/>
        </w:rPr>
        <w:t xml:space="preserve"> national ETS </w:t>
      </w:r>
      <w:r w:rsidR="0059326C" w:rsidRPr="00307C96">
        <w:rPr>
          <w:sz w:val="22"/>
        </w:rPr>
        <w:t xml:space="preserve">in 2017 which </w:t>
      </w:r>
      <w:r w:rsidR="00992AEA" w:rsidRPr="00307C96">
        <w:rPr>
          <w:sz w:val="22"/>
        </w:rPr>
        <w:t xml:space="preserve">came into operation in 2021. </w:t>
      </w:r>
      <w:r>
        <w:rPr>
          <w:sz w:val="22"/>
        </w:rPr>
        <w:t xml:space="preserve">It is technically </w:t>
      </w:r>
      <w:r w:rsidRPr="00AF28E4">
        <w:rPr>
          <w:sz w:val="22"/>
        </w:rPr>
        <w:t>a</w:t>
      </w:r>
      <w:r>
        <w:rPr>
          <w:sz w:val="22"/>
        </w:rPr>
        <w:t xml:space="preserve">n output- and </w:t>
      </w:r>
      <w:r w:rsidRPr="00AF28E4">
        <w:rPr>
          <w:sz w:val="22"/>
        </w:rPr>
        <w:t xml:space="preserve">rate-based </w:t>
      </w:r>
      <w:r>
        <w:rPr>
          <w:sz w:val="22"/>
        </w:rPr>
        <w:t xml:space="preserve">carbon market or the so-called </w:t>
      </w:r>
      <w:r w:rsidRPr="00AF28E4">
        <w:rPr>
          <w:sz w:val="22"/>
        </w:rPr>
        <w:t>tradable performance standard (TPS)</w:t>
      </w:r>
      <w:r>
        <w:rPr>
          <w:sz w:val="22"/>
        </w:rPr>
        <w:t xml:space="preserve"> mechanism, </w:t>
      </w:r>
      <w:r w:rsidRPr="00AF28E4">
        <w:rPr>
          <w:sz w:val="22"/>
        </w:rPr>
        <w:t xml:space="preserve">with a flexible cap related to activity levels. </w:t>
      </w:r>
      <w:r w:rsidR="00CF0280">
        <w:rPr>
          <w:sz w:val="22"/>
        </w:rPr>
        <w:t>Instead of</w:t>
      </w:r>
      <w:r>
        <w:rPr>
          <w:sz w:val="22"/>
        </w:rPr>
        <w:t xml:space="preserve"> an absolute cap, </w:t>
      </w:r>
      <w:r w:rsidR="00CF0280">
        <w:rPr>
          <w:sz w:val="22"/>
        </w:rPr>
        <w:t xml:space="preserve">under the TPS </w:t>
      </w:r>
      <w:r>
        <w:rPr>
          <w:sz w:val="22"/>
        </w:rPr>
        <w:t>t</w:t>
      </w:r>
      <w:r w:rsidRPr="00AF28E4">
        <w:rPr>
          <w:sz w:val="22"/>
        </w:rPr>
        <w:t xml:space="preserve">he carbon emissions cap is jointly determined by </w:t>
      </w:r>
      <w:r w:rsidR="00CF0280">
        <w:rPr>
          <w:sz w:val="22"/>
        </w:rPr>
        <w:t>emissions and</w:t>
      </w:r>
      <w:r w:rsidRPr="00AF28E4">
        <w:rPr>
          <w:sz w:val="22"/>
        </w:rPr>
        <w:t xml:space="preserve"> economic output</w:t>
      </w:r>
      <w:r w:rsidR="00CF0280">
        <w:rPr>
          <w:sz w:val="22"/>
        </w:rPr>
        <w:t xml:space="preserve"> of participating power facilities</w:t>
      </w:r>
      <w:r w:rsidRPr="00AF28E4">
        <w:rPr>
          <w:sz w:val="22"/>
        </w:rPr>
        <w:t>.</w:t>
      </w:r>
      <w:r w:rsidR="00CF0280">
        <w:rPr>
          <w:sz w:val="22"/>
        </w:rPr>
        <w:t xml:space="preserve"> The TPS system </w:t>
      </w:r>
      <w:r w:rsidR="00CF0280" w:rsidRPr="00CF0280">
        <w:rPr>
          <w:sz w:val="22"/>
        </w:rPr>
        <w:t>is closer to the kind of direct regulation that the Chinese</w:t>
      </w:r>
      <w:r w:rsidR="00CF0280">
        <w:rPr>
          <w:sz w:val="22"/>
        </w:rPr>
        <w:t xml:space="preserve"> government</w:t>
      </w:r>
      <w:r w:rsidR="00CF0280" w:rsidRPr="00CF0280">
        <w:rPr>
          <w:sz w:val="22"/>
        </w:rPr>
        <w:t xml:space="preserve"> are used </w:t>
      </w:r>
      <w:r w:rsidR="00A22BD7" w:rsidRPr="00CF0280">
        <w:rPr>
          <w:sz w:val="22"/>
        </w:rPr>
        <w:t>t</w:t>
      </w:r>
      <w:r w:rsidR="00A22BD7">
        <w:rPr>
          <w:sz w:val="22"/>
        </w:rPr>
        <w:t>o,</w:t>
      </w:r>
      <w:r w:rsidR="00CF0280">
        <w:rPr>
          <w:sz w:val="22"/>
        </w:rPr>
        <w:t xml:space="preserve"> and it </w:t>
      </w:r>
      <w:r w:rsidR="00CF0280" w:rsidRPr="00CF0280">
        <w:rPr>
          <w:sz w:val="22"/>
        </w:rPr>
        <w:t xml:space="preserve">aligns with </w:t>
      </w:r>
      <w:r w:rsidR="00CF0280">
        <w:rPr>
          <w:sz w:val="22"/>
        </w:rPr>
        <w:t>China’s</w:t>
      </w:r>
      <w:r w:rsidR="00CF0280" w:rsidRPr="00CF0280">
        <w:rPr>
          <w:sz w:val="22"/>
        </w:rPr>
        <w:t xml:space="preserve"> emissions intensity (ratio of emissions to GDP)</w:t>
      </w:r>
      <w:r w:rsidR="00CF0280">
        <w:rPr>
          <w:sz w:val="22"/>
        </w:rPr>
        <w:t xml:space="preserve"> strategy</w:t>
      </w:r>
      <w:r w:rsidR="00CF0280" w:rsidRPr="00CF0280">
        <w:rPr>
          <w:sz w:val="22"/>
        </w:rPr>
        <w:t xml:space="preserve"> rather than achiev</w:t>
      </w:r>
      <w:r w:rsidR="00CF0280">
        <w:rPr>
          <w:sz w:val="22"/>
        </w:rPr>
        <w:t>ing</w:t>
      </w:r>
      <w:r w:rsidR="00CF0280" w:rsidRPr="00CF0280">
        <w:rPr>
          <w:sz w:val="22"/>
        </w:rPr>
        <w:t xml:space="preserve"> a given emissions level.</w:t>
      </w:r>
    </w:p>
    <w:p w14:paraId="4C07B4C8" w14:textId="77777777" w:rsidR="00CF0280" w:rsidRDefault="00CF0280" w:rsidP="00992AEA">
      <w:pPr>
        <w:rPr>
          <w:sz w:val="22"/>
        </w:rPr>
      </w:pPr>
    </w:p>
    <w:p w14:paraId="720F5CE0" w14:textId="215C90CF" w:rsidR="00AF28E4" w:rsidRDefault="006A71E2" w:rsidP="00992AEA">
      <w:pPr>
        <w:rPr>
          <w:sz w:val="22"/>
        </w:rPr>
      </w:pPr>
      <w:r>
        <w:rPr>
          <w:sz w:val="22"/>
        </w:rPr>
        <w:t>The national ETS i</w:t>
      </w:r>
      <w:r w:rsidR="00992AEA" w:rsidRPr="00307C96">
        <w:rPr>
          <w:sz w:val="22"/>
        </w:rPr>
        <w:t>nitially cover</w:t>
      </w:r>
      <w:r>
        <w:rPr>
          <w:sz w:val="22"/>
        </w:rPr>
        <w:t>s</w:t>
      </w:r>
      <w:r w:rsidR="00992AEA" w:rsidRPr="00307C96">
        <w:rPr>
          <w:sz w:val="22"/>
        </w:rPr>
        <w:t xml:space="preserve"> </w:t>
      </w:r>
      <w:r w:rsidR="0059326C" w:rsidRPr="00307C96">
        <w:rPr>
          <w:sz w:val="22"/>
        </w:rPr>
        <w:t xml:space="preserve">only </w:t>
      </w:r>
      <w:r w:rsidR="00992AEA" w:rsidRPr="00307C96">
        <w:rPr>
          <w:sz w:val="22"/>
        </w:rPr>
        <w:t xml:space="preserve">the power sector, which accounts for over 40% of China’s </w:t>
      </w:r>
      <w:r w:rsidR="00AF28E4">
        <w:rPr>
          <w:sz w:val="22"/>
        </w:rPr>
        <w:t>total</w:t>
      </w:r>
      <w:r w:rsidR="00992AEA" w:rsidRPr="00307C96">
        <w:rPr>
          <w:sz w:val="22"/>
        </w:rPr>
        <w:t xml:space="preserve"> CO</w:t>
      </w:r>
      <w:r w:rsidR="00992AEA" w:rsidRPr="00AF28E4">
        <w:rPr>
          <w:sz w:val="22"/>
          <w:vertAlign w:val="subscript"/>
        </w:rPr>
        <w:t>2</w:t>
      </w:r>
      <w:r w:rsidR="00992AEA" w:rsidRPr="00307C96">
        <w:rPr>
          <w:sz w:val="22"/>
        </w:rPr>
        <w:t xml:space="preserve"> emissions</w:t>
      </w:r>
      <w:r w:rsidR="00AF28E4">
        <w:rPr>
          <w:sz w:val="22"/>
        </w:rPr>
        <w:t xml:space="preserve"> or </w:t>
      </w:r>
      <w:r w:rsidR="00AF28E4" w:rsidRPr="00AF28E4">
        <w:rPr>
          <w:sz w:val="22"/>
        </w:rPr>
        <w:t>about 4.5 billion metric tons of CO</w:t>
      </w:r>
      <w:r w:rsidR="00AF28E4" w:rsidRPr="00AF28E4">
        <w:rPr>
          <w:sz w:val="22"/>
          <w:vertAlign w:val="subscript"/>
        </w:rPr>
        <w:t>2</w:t>
      </w:r>
      <w:r w:rsidR="00AF28E4" w:rsidRPr="00AF28E4">
        <w:rPr>
          <w:sz w:val="22"/>
        </w:rPr>
        <w:t xml:space="preserve"> </w:t>
      </w:r>
      <w:r w:rsidR="00343715">
        <w:rPr>
          <w:sz w:val="22"/>
        </w:rPr>
        <w:t>(</w:t>
      </w:r>
      <w:r w:rsidR="00343715" w:rsidRPr="006A71E2">
        <w:rPr>
          <w:sz w:val="22"/>
        </w:rPr>
        <w:t>tCO</w:t>
      </w:r>
      <w:r w:rsidR="00343715" w:rsidRPr="006A71E2">
        <w:rPr>
          <w:sz w:val="22"/>
          <w:vertAlign w:val="subscript"/>
        </w:rPr>
        <w:t>2</w:t>
      </w:r>
      <w:r w:rsidR="00343715">
        <w:rPr>
          <w:sz w:val="22"/>
        </w:rPr>
        <w:t xml:space="preserve">) </w:t>
      </w:r>
      <w:r w:rsidR="00AF28E4" w:rsidRPr="00AF28E4">
        <w:rPr>
          <w:sz w:val="22"/>
        </w:rPr>
        <w:t>per year</w:t>
      </w:r>
      <w:r>
        <w:rPr>
          <w:sz w:val="22"/>
        </w:rPr>
        <w:t xml:space="preserve">. </w:t>
      </w:r>
      <w:r w:rsidRPr="006A71E2">
        <w:rPr>
          <w:sz w:val="22"/>
        </w:rPr>
        <w:t>2,162 companies in the power sector participated</w:t>
      </w:r>
      <w:r>
        <w:rPr>
          <w:sz w:val="22"/>
        </w:rPr>
        <w:t xml:space="preserve"> in the first compliance period ending at the end of 2021</w:t>
      </w:r>
      <w:r w:rsidRPr="006A71E2">
        <w:rPr>
          <w:sz w:val="22"/>
        </w:rPr>
        <w:t>. While the prices for emission</w:t>
      </w:r>
      <w:r w:rsidR="004C6E04">
        <w:rPr>
          <w:sz w:val="22"/>
        </w:rPr>
        <w:t>s</w:t>
      </w:r>
      <w:r w:rsidRPr="006A71E2">
        <w:rPr>
          <w:sz w:val="22"/>
        </w:rPr>
        <w:t xml:space="preserve"> allowances </w:t>
      </w:r>
      <w:r>
        <w:rPr>
          <w:sz w:val="22"/>
        </w:rPr>
        <w:t xml:space="preserve">(CEA) </w:t>
      </w:r>
      <w:r w:rsidRPr="006A71E2">
        <w:rPr>
          <w:sz w:val="22"/>
        </w:rPr>
        <w:t xml:space="preserve">remain relatively low compared to other pricing systems, the price </w:t>
      </w:r>
      <w:r w:rsidR="008E1D19" w:rsidRPr="008E1D19">
        <w:rPr>
          <w:sz w:val="22"/>
        </w:rPr>
        <w:t xml:space="preserve">is </w:t>
      </w:r>
      <w:r w:rsidR="008E1D19">
        <w:rPr>
          <w:sz w:val="22"/>
        </w:rPr>
        <w:t>stable</w:t>
      </w:r>
      <w:r w:rsidR="008E1D19" w:rsidRPr="008E1D19">
        <w:rPr>
          <w:sz w:val="22"/>
        </w:rPr>
        <w:t xml:space="preserve"> in the range of 40-60 yuan/</w:t>
      </w:r>
      <w:r w:rsidR="008E1D19" w:rsidRPr="006A71E2">
        <w:rPr>
          <w:sz w:val="22"/>
        </w:rPr>
        <w:t>tCO</w:t>
      </w:r>
      <w:r w:rsidR="008E1D19" w:rsidRPr="006A71E2">
        <w:rPr>
          <w:sz w:val="22"/>
          <w:vertAlign w:val="subscript"/>
        </w:rPr>
        <w:t>2</w:t>
      </w:r>
      <w:r w:rsidRPr="006A71E2">
        <w:rPr>
          <w:sz w:val="22"/>
        </w:rPr>
        <w:t>.</w:t>
      </w:r>
      <w:r w:rsidR="008E1D19">
        <w:rPr>
          <w:sz w:val="22"/>
        </w:rPr>
        <w:t xml:space="preserve"> As of December 31, 2021,</w:t>
      </w:r>
      <w:r w:rsidRPr="006A71E2">
        <w:rPr>
          <w:sz w:val="22"/>
        </w:rPr>
        <w:t xml:space="preserve"> </w:t>
      </w:r>
      <w:r w:rsidR="008E1D19">
        <w:rPr>
          <w:sz w:val="22"/>
        </w:rPr>
        <w:t>a</w:t>
      </w:r>
      <w:r w:rsidRPr="006A71E2">
        <w:rPr>
          <w:sz w:val="22"/>
        </w:rPr>
        <w:t xml:space="preserve"> total of 1</w:t>
      </w:r>
      <w:r w:rsidR="008E1D19">
        <w:rPr>
          <w:sz w:val="22"/>
        </w:rPr>
        <w:t>79</w:t>
      </w:r>
      <w:r w:rsidRPr="006A71E2">
        <w:rPr>
          <w:sz w:val="22"/>
        </w:rPr>
        <w:t xml:space="preserve"> </w:t>
      </w:r>
      <w:r w:rsidR="008F097C">
        <w:rPr>
          <w:sz w:val="22"/>
        </w:rPr>
        <w:t>M</w:t>
      </w:r>
      <w:r w:rsidRPr="006A71E2">
        <w:rPr>
          <w:sz w:val="22"/>
        </w:rPr>
        <w:t>tCO</w:t>
      </w:r>
      <w:r w:rsidRPr="006A71E2">
        <w:rPr>
          <w:sz w:val="22"/>
          <w:vertAlign w:val="subscript"/>
        </w:rPr>
        <w:t>2</w:t>
      </w:r>
      <w:r w:rsidR="00C20AA7">
        <w:rPr>
          <w:sz w:val="22"/>
        </w:rPr>
        <w:t xml:space="preserve"> </w:t>
      </w:r>
      <w:r w:rsidRPr="006A71E2">
        <w:rPr>
          <w:sz w:val="22"/>
        </w:rPr>
        <w:t>of allowances were traded in 2021, representing a cumulative turnover of close to 7.7 billion yuan (USD 1.2 billion)</w:t>
      </w:r>
      <w:r w:rsidR="008E1D19">
        <w:rPr>
          <w:rStyle w:val="FootnoteReference"/>
          <w:sz w:val="22"/>
        </w:rPr>
        <w:footnoteReference w:id="9"/>
      </w:r>
      <w:r w:rsidRPr="006A71E2">
        <w:rPr>
          <w:sz w:val="22"/>
        </w:rPr>
        <w:t>.</w:t>
      </w:r>
    </w:p>
    <w:p w14:paraId="4824A7D3" w14:textId="41471B79" w:rsidR="006A71E2" w:rsidRDefault="006A71E2" w:rsidP="00992AEA">
      <w:pPr>
        <w:rPr>
          <w:sz w:val="22"/>
        </w:rPr>
      </w:pPr>
    </w:p>
    <w:p w14:paraId="2BAFFD73" w14:textId="0D02952C" w:rsidR="00E6181A" w:rsidRDefault="009011DF" w:rsidP="004F5CD3">
      <w:pPr>
        <w:rPr>
          <w:sz w:val="22"/>
          <w:lang w:val="en-GB"/>
        </w:rPr>
      </w:pPr>
      <w:r>
        <w:rPr>
          <w:sz w:val="22"/>
          <w:lang w:val="en-GB"/>
        </w:rPr>
        <w:t xml:space="preserve">At the subnational level, </w:t>
      </w:r>
      <w:r w:rsidR="004F5CD3" w:rsidRPr="004F5CD3">
        <w:rPr>
          <w:sz w:val="22"/>
          <w:lang w:val="en-GB"/>
        </w:rPr>
        <w:t xml:space="preserve">a total of </w:t>
      </w:r>
      <w:r w:rsidR="004F5CD3">
        <w:rPr>
          <w:sz w:val="22"/>
          <w:lang w:val="en-GB"/>
        </w:rPr>
        <w:t>72</w:t>
      </w:r>
      <w:r w:rsidR="004F5CD3" w:rsidRPr="004F5CD3">
        <w:rPr>
          <w:sz w:val="22"/>
          <w:lang w:val="en-GB"/>
        </w:rPr>
        <w:t xml:space="preserve"> million allowances were traded in the eight ETS pilots</w:t>
      </w:r>
      <w:r>
        <w:rPr>
          <w:sz w:val="22"/>
          <w:lang w:val="en-GB"/>
        </w:rPr>
        <w:t xml:space="preserve"> in 2021</w:t>
      </w:r>
      <w:r w:rsidR="004F5CD3" w:rsidRPr="004F5CD3">
        <w:rPr>
          <w:sz w:val="22"/>
          <w:lang w:val="en-GB"/>
        </w:rPr>
        <w:t xml:space="preserve">, with a </w:t>
      </w:r>
      <w:r>
        <w:rPr>
          <w:sz w:val="22"/>
          <w:lang w:val="en-GB"/>
        </w:rPr>
        <w:t xml:space="preserve">total </w:t>
      </w:r>
      <w:r w:rsidR="004F5CD3" w:rsidRPr="004F5CD3">
        <w:rPr>
          <w:sz w:val="22"/>
          <w:lang w:val="en-GB"/>
        </w:rPr>
        <w:t xml:space="preserve">turnover of </w:t>
      </w:r>
      <w:r w:rsidR="004F5CD3">
        <w:rPr>
          <w:sz w:val="22"/>
          <w:lang w:val="en-GB"/>
        </w:rPr>
        <w:t xml:space="preserve">CYN </w:t>
      </w:r>
      <w:r w:rsidR="004F5CD3" w:rsidRPr="004F5CD3">
        <w:rPr>
          <w:sz w:val="22"/>
          <w:lang w:val="en-GB"/>
        </w:rPr>
        <w:t xml:space="preserve">10.06 billion. Guangdong ETS was the most active, with 27.13 million traded and a turnover of </w:t>
      </w:r>
      <w:r w:rsidR="004F5CD3">
        <w:rPr>
          <w:sz w:val="22"/>
          <w:lang w:val="en-GB"/>
        </w:rPr>
        <w:t xml:space="preserve">CNY </w:t>
      </w:r>
      <w:r w:rsidR="004F5CD3" w:rsidRPr="004F5CD3">
        <w:rPr>
          <w:sz w:val="22"/>
          <w:lang w:val="en-GB"/>
        </w:rPr>
        <w:t>1.0</w:t>
      </w:r>
      <w:r w:rsidR="004F5CD3">
        <w:rPr>
          <w:sz w:val="22"/>
          <w:lang w:val="en-GB"/>
        </w:rPr>
        <w:t>4</w:t>
      </w:r>
      <w:r w:rsidR="004F5CD3" w:rsidRPr="004F5CD3">
        <w:rPr>
          <w:sz w:val="22"/>
          <w:lang w:val="en-GB"/>
        </w:rPr>
        <w:t xml:space="preserve"> billion. Chongqing ranked second</w:t>
      </w:r>
      <w:r w:rsidR="004F5CD3">
        <w:rPr>
          <w:sz w:val="22"/>
          <w:lang w:val="en-GB"/>
        </w:rPr>
        <w:t xml:space="preserve"> </w:t>
      </w:r>
      <w:r w:rsidR="004F5CD3" w:rsidRPr="004F5CD3">
        <w:rPr>
          <w:sz w:val="22"/>
          <w:lang w:val="en-GB"/>
        </w:rPr>
        <w:t xml:space="preserve">with 11.28 million tonnes traded at a value of </w:t>
      </w:r>
      <w:r w:rsidR="004F5CD3">
        <w:rPr>
          <w:sz w:val="22"/>
          <w:lang w:val="en-GB"/>
        </w:rPr>
        <w:t xml:space="preserve">CYN </w:t>
      </w:r>
      <w:r w:rsidR="004F5CD3" w:rsidRPr="004F5CD3">
        <w:rPr>
          <w:sz w:val="22"/>
          <w:lang w:val="en-GB"/>
        </w:rPr>
        <w:t xml:space="preserve">294 million. Carbon markets in Hubei, Shenzhen and Tianjin </w:t>
      </w:r>
      <w:r w:rsidR="004F5CD3">
        <w:rPr>
          <w:sz w:val="22"/>
          <w:lang w:val="en-GB"/>
        </w:rPr>
        <w:t>had a</w:t>
      </w:r>
      <w:r w:rsidR="004F5CD3" w:rsidRPr="004F5CD3">
        <w:rPr>
          <w:sz w:val="22"/>
          <w:lang w:val="en-GB"/>
        </w:rPr>
        <w:t xml:space="preserve"> cumulative annual </w:t>
      </w:r>
      <w:r w:rsidR="004F5CD3">
        <w:rPr>
          <w:sz w:val="22"/>
          <w:lang w:val="en-GB"/>
        </w:rPr>
        <w:t xml:space="preserve">trading </w:t>
      </w:r>
      <w:r w:rsidR="004F5CD3" w:rsidRPr="004F5CD3">
        <w:rPr>
          <w:sz w:val="22"/>
          <w:lang w:val="en-GB"/>
        </w:rPr>
        <w:t>volume of 9.64 million, 7.11 million and 6.62 million, respectively. Trading volume in Fujian</w:t>
      </w:r>
      <w:r w:rsidR="004F5CD3">
        <w:rPr>
          <w:sz w:val="22"/>
          <w:lang w:val="en-GB"/>
        </w:rPr>
        <w:t xml:space="preserve"> </w:t>
      </w:r>
      <w:r w:rsidR="004F5CD3" w:rsidRPr="004F5CD3">
        <w:rPr>
          <w:sz w:val="22"/>
          <w:lang w:val="en-GB"/>
        </w:rPr>
        <w:t>and Shanghai was relatively low at 2.22 million and 2.06 million, respectively.</w:t>
      </w:r>
      <w:r>
        <w:rPr>
          <w:sz w:val="22"/>
          <w:lang w:val="en-GB"/>
        </w:rPr>
        <w:t xml:space="preserve"> (Figure 3)</w:t>
      </w:r>
    </w:p>
    <w:p w14:paraId="6E6D01F8" w14:textId="77777777" w:rsidR="00E6181A" w:rsidRDefault="00E6181A" w:rsidP="00A51F61">
      <w:pPr>
        <w:rPr>
          <w:sz w:val="22"/>
          <w:lang w:val="en-GB"/>
        </w:rPr>
      </w:pPr>
    </w:p>
    <w:p w14:paraId="30BC578B" w14:textId="1867CDC1" w:rsidR="008E286E" w:rsidRPr="00D74F40" w:rsidRDefault="00E6181A" w:rsidP="008E286E">
      <w:pPr>
        <w:pStyle w:val="ListParagraph"/>
        <w:numPr>
          <w:ilvl w:val="0"/>
          <w:numId w:val="20"/>
        </w:numPr>
        <w:spacing w:after="120"/>
        <w:ind w:left="907" w:hanging="907"/>
        <w:rPr>
          <w:b/>
          <w:bCs/>
          <w:sz w:val="22"/>
          <w:lang w:val="en-GB"/>
        </w:rPr>
      </w:pPr>
      <w:r w:rsidRPr="00BD4739">
        <w:rPr>
          <w:b/>
          <w:bCs/>
          <w:sz w:val="22"/>
          <w:lang w:val="en-GB"/>
        </w:rPr>
        <w:t>China’s ETSs Trading Volume</w:t>
      </w:r>
      <w:r w:rsidR="009011DF" w:rsidRPr="00BD4739">
        <w:rPr>
          <w:b/>
          <w:bCs/>
          <w:sz w:val="22"/>
          <w:lang w:val="en-GB"/>
        </w:rPr>
        <w:t xml:space="preserve"> in</w:t>
      </w:r>
      <w:r w:rsidRPr="00BD4739">
        <w:rPr>
          <w:b/>
          <w:bCs/>
          <w:sz w:val="22"/>
          <w:lang w:val="en-GB"/>
        </w:rPr>
        <w:t xml:space="preserve"> 2021</w:t>
      </w:r>
      <w:r w:rsidR="008E286E">
        <w:rPr>
          <w:b/>
          <w:bCs/>
          <w:sz w:val="22"/>
          <w:lang w:val="en-GB"/>
        </w:rPr>
        <w:t xml:space="preserve">           </w:t>
      </w:r>
    </w:p>
    <w:p w14:paraId="7E37C74A" w14:textId="614D2540" w:rsidR="00E6181A" w:rsidRDefault="004E4D19" w:rsidP="00D74F40">
      <w:pPr>
        <w:jc w:val="left"/>
        <w:rPr>
          <w:sz w:val="22"/>
          <w:lang w:val="en-GB"/>
        </w:rPr>
      </w:pPr>
      <w:r>
        <w:rPr>
          <w:noProof/>
          <w:sz w:val="22"/>
          <w:lang w:val="en-GB"/>
        </w:rPr>
        <w:drawing>
          <wp:inline distT="0" distB="0" distL="0" distR="0" wp14:anchorId="359D5E02" wp14:editId="462E7A54">
            <wp:extent cx="2578735" cy="2182769"/>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l="22696" r="4275" b="6478"/>
                    <a:stretch/>
                  </pic:blipFill>
                  <pic:spPr bwMode="auto">
                    <a:xfrm>
                      <a:off x="0" y="0"/>
                      <a:ext cx="2604891" cy="2204909"/>
                    </a:xfrm>
                    <a:prstGeom prst="rect">
                      <a:avLst/>
                    </a:prstGeom>
                    <a:noFill/>
                    <a:ln>
                      <a:noFill/>
                    </a:ln>
                    <a:extLst>
                      <a:ext uri="{53640926-AAD7-44D8-BBD7-CCE9431645EC}">
                        <a14:shadowObscured xmlns:a14="http://schemas.microsoft.com/office/drawing/2010/main"/>
                      </a:ext>
                    </a:extLst>
                  </pic:spPr>
                </pic:pic>
              </a:graphicData>
            </a:graphic>
          </wp:inline>
        </w:drawing>
      </w:r>
      <w:r w:rsidR="001E7D08">
        <w:rPr>
          <w:sz w:val="22"/>
          <w:lang w:val="en-GB"/>
        </w:rPr>
        <w:t xml:space="preserve">          </w:t>
      </w:r>
    </w:p>
    <w:p w14:paraId="45497EF2" w14:textId="7DBAA0D0" w:rsidR="008E286E" w:rsidRPr="008E286E" w:rsidRDefault="008E286E" w:rsidP="008E286E">
      <w:pPr>
        <w:rPr>
          <w:sz w:val="18"/>
          <w:szCs w:val="18"/>
          <w:lang w:val="en-GB"/>
        </w:rPr>
      </w:pPr>
      <w:r>
        <w:rPr>
          <w:i/>
          <w:iCs/>
          <w:sz w:val="18"/>
          <w:szCs w:val="18"/>
          <w:lang w:val="en-GB"/>
        </w:rPr>
        <w:t>Data s</w:t>
      </w:r>
      <w:r w:rsidR="00F10F34" w:rsidRPr="00F10F34">
        <w:rPr>
          <w:i/>
          <w:iCs/>
          <w:sz w:val="18"/>
          <w:szCs w:val="18"/>
          <w:lang w:val="en-GB"/>
        </w:rPr>
        <w:t>ource</w:t>
      </w:r>
      <w:r w:rsidR="00F10F34" w:rsidRPr="00F10F34">
        <w:rPr>
          <w:sz w:val="18"/>
          <w:szCs w:val="18"/>
          <w:lang w:val="en-GB"/>
        </w:rPr>
        <w:t xml:space="preserve">: IETA Carbon Market Business </w:t>
      </w:r>
      <w:r w:rsidR="00F10F34" w:rsidRPr="008E286E">
        <w:rPr>
          <w:sz w:val="18"/>
          <w:szCs w:val="18"/>
          <w:lang w:val="en-GB"/>
        </w:rPr>
        <w:t>Brief</w:t>
      </w:r>
      <w:r w:rsidRPr="008E286E">
        <w:rPr>
          <w:i/>
          <w:iCs/>
          <w:sz w:val="18"/>
          <w:szCs w:val="18"/>
          <w:lang w:val="en-GB"/>
        </w:rPr>
        <w:t xml:space="preserve">                               </w:t>
      </w:r>
    </w:p>
    <w:p w14:paraId="29AE097E" w14:textId="2F97F044" w:rsidR="00F10F34" w:rsidRDefault="00F10F34" w:rsidP="00F10F34">
      <w:pPr>
        <w:jc w:val="left"/>
        <w:rPr>
          <w:sz w:val="18"/>
          <w:szCs w:val="18"/>
          <w:lang w:val="en-GB"/>
        </w:rPr>
      </w:pPr>
    </w:p>
    <w:p w14:paraId="504C8F57" w14:textId="131E8567" w:rsidR="00E322B0" w:rsidRDefault="00E322B0" w:rsidP="00E322B0">
      <w:pPr>
        <w:pStyle w:val="Heading2"/>
        <w:rPr>
          <w:b/>
          <w:bCs/>
          <w:sz w:val="22"/>
          <w:szCs w:val="22"/>
        </w:rPr>
      </w:pPr>
      <w:r>
        <w:rPr>
          <w:b/>
          <w:bCs/>
          <w:sz w:val="22"/>
          <w:szCs w:val="22"/>
        </w:rPr>
        <w:t>Potential role of ETS in supporting carbon neutrality</w:t>
      </w:r>
    </w:p>
    <w:p w14:paraId="0543C2FE" w14:textId="139C4578" w:rsidR="00EE71B9" w:rsidRDefault="00EE71B9" w:rsidP="00EE71B9"/>
    <w:p w14:paraId="45AC635D" w14:textId="77777777" w:rsidR="00EE71B9" w:rsidRPr="00A37EDE" w:rsidRDefault="00EE71B9" w:rsidP="00EE71B9">
      <w:r w:rsidRPr="00176DB4">
        <w:rPr>
          <w:highlight w:val="yellow"/>
        </w:rPr>
        <w:t>[</w:t>
      </w:r>
      <w:commentRangeStart w:id="115"/>
      <w:r w:rsidRPr="00176DB4">
        <w:rPr>
          <w:highlight w:val="yellow"/>
        </w:rPr>
        <w:t>Add</w:t>
      </w:r>
      <w:commentRangeEnd w:id="115"/>
      <w:r>
        <w:rPr>
          <w:rStyle w:val="CommentReference"/>
        </w:rPr>
        <w:commentReference w:id="115"/>
      </w:r>
      <w:r w:rsidRPr="00176DB4">
        <w:rPr>
          <w:highlight w:val="yellow"/>
        </w:rPr>
        <w:t xml:space="preserve"> intro para on how ETS theoretically can support carbon neutrality]</w:t>
      </w:r>
    </w:p>
    <w:p w14:paraId="6FB1A261" w14:textId="6D77BCAC" w:rsidR="004C6E04" w:rsidRPr="00A665BC" w:rsidDel="00274F36" w:rsidRDefault="00274F36" w:rsidP="00A665BC">
      <w:pPr>
        <w:rPr>
          <w:del w:id="116" w:author="Jichong Wu" w:date="2023-01-15T11:59:00Z"/>
        </w:rPr>
      </w:pPr>
      <w:ins w:id="117" w:author="Jichong Wu" w:date="2023-01-15T11:50:00Z">
        <w:r>
          <w:t xml:space="preserve">An </w:t>
        </w:r>
      </w:ins>
      <w:ins w:id="118" w:author="Jichong Wu" w:date="2023-01-14T14:53:00Z">
        <w:r w:rsidR="00A665BC" w:rsidRPr="00A665BC">
          <w:t xml:space="preserve">ETS can play a </w:t>
        </w:r>
      </w:ins>
      <w:ins w:id="119" w:author="Jichong Wu" w:date="2023-01-15T12:05:00Z">
        <w:r w:rsidR="00B4420A">
          <w:t>strong</w:t>
        </w:r>
      </w:ins>
      <w:ins w:id="120" w:author="Jichong Wu" w:date="2023-01-14T14:53:00Z">
        <w:r w:rsidR="00A665BC" w:rsidRPr="00A665BC">
          <w:t xml:space="preserve"> role in </w:t>
        </w:r>
      </w:ins>
      <w:ins w:id="121" w:author="Jichong Wu" w:date="2023-01-15T11:51:00Z">
        <w:r>
          <w:t>China’s</w:t>
        </w:r>
      </w:ins>
      <w:ins w:id="122" w:author="Jichong Wu" w:date="2023-01-14T14:53:00Z">
        <w:r w:rsidR="00A665BC" w:rsidRPr="00A665BC">
          <w:t xml:space="preserve"> </w:t>
        </w:r>
      </w:ins>
      <w:ins w:id="123" w:author="Jichong Wu" w:date="2023-01-15T11:51:00Z">
        <w:r>
          <w:t>carbon neutrality</w:t>
        </w:r>
      </w:ins>
      <w:ins w:id="124" w:author="Jichong Wu" w:date="2023-01-14T14:53:00Z">
        <w:r w:rsidR="00A665BC" w:rsidRPr="00A665BC">
          <w:t xml:space="preserve"> policy mix.</w:t>
        </w:r>
      </w:ins>
      <w:ins w:id="125" w:author="Jichong Wu" w:date="2023-01-15T11:51:00Z">
        <w:r>
          <w:t xml:space="preserve"> </w:t>
        </w:r>
      </w:ins>
      <w:ins w:id="126" w:author="Jichong Wu" w:date="2023-01-15T01:09:00Z">
        <w:r w:rsidR="00BB013B">
          <w:t>ETS is generally preferable where achieving an emissions target is a priority and/or where there are barriers to public acceptance of a carbon tax</w:t>
        </w:r>
      </w:ins>
      <w:ins w:id="127" w:author="Jichong Wu" w:date="2023-01-15T11:50:00Z">
        <w:r>
          <w:t>.</w:t>
        </w:r>
      </w:ins>
      <w:ins w:id="128" w:author="Jichong Wu" w:date="2023-01-15T11:55:00Z">
        <w:r>
          <w:t xml:space="preserve"> Well-designed ETS – a cap that’s in line with national </w:t>
        </w:r>
      </w:ins>
      <w:ins w:id="129" w:author="Jichong Wu" w:date="2023-01-15T11:56:00Z">
        <w:r>
          <w:t xml:space="preserve">GHG emission targets on the pathway to neutrality, </w:t>
        </w:r>
      </w:ins>
      <w:ins w:id="130" w:author="Jichong Wu" w:date="2023-01-14T21:12:00Z">
        <w:r w:rsidR="00861C58">
          <w:t xml:space="preserve">a </w:t>
        </w:r>
      </w:ins>
      <w:ins w:id="131" w:author="Jichong Wu" w:date="2023-01-14T14:54:00Z">
        <w:r w:rsidR="00A665BC" w:rsidRPr="00A665BC">
          <w:t>broad</w:t>
        </w:r>
      </w:ins>
      <w:ins w:id="132" w:author="Jichong Wu" w:date="2023-01-14T21:12:00Z">
        <w:r w:rsidR="00861C58">
          <w:t xml:space="preserve"> sectoral</w:t>
        </w:r>
      </w:ins>
      <w:ins w:id="133" w:author="Jichong Wu" w:date="2023-01-14T14:54:00Z">
        <w:r w:rsidR="00A665BC" w:rsidRPr="00A665BC">
          <w:t xml:space="preserve"> coverage of emissions</w:t>
        </w:r>
      </w:ins>
      <w:ins w:id="134" w:author="Jichong Wu" w:date="2023-01-15T11:56:00Z">
        <w:r>
          <w:t xml:space="preserve">, </w:t>
        </w:r>
      </w:ins>
      <w:ins w:id="135" w:author="Jichong Wu" w:date="2023-01-14T14:54:00Z">
        <w:r w:rsidR="00A665BC" w:rsidRPr="00A665BC">
          <w:t>full auctioning for the power sector</w:t>
        </w:r>
      </w:ins>
      <w:ins w:id="136" w:author="Jichong Wu" w:date="2023-01-15T11:56:00Z">
        <w:r>
          <w:t xml:space="preserve">, </w:t>
        </w:r>
      </w:ins>
      <w:ins w:id="137" w:author="Jichong Wu" w:date="2023-01-15T11:57:00Z">
        <w:r>
          <w:t xml:space="preserve">and ambitious emissions intensity benchmarks – can help raise </w:t>
        </w:r>
        <w:r>
          <w:t xml:space="preserve">revenues </w:t>
        </w:r>
      </w:ins>
      <w:ins w:id="138" w:author="Jichong Wu" w:date="2023-01-15T11:58:00Z">
        <w:r>
          <w:t>for</w:t>
        </w:r>
      </w:ins>
      <w:ins w:id="139" w:author="Jichong Wu" w:date="2023-01-15T11:57:00Z">
        <w:r>
          <w:t xml:space="preserve"> decarbonization</w:t>
        </w:r>
      </w:ins>
      <w:ins w:id="140" w:author="Jichong Wu" w:date="2023-01-15T11:58:00Z">
        <w:r>
          <w:t xml:space="preserve"> finance</w:t>
        </w:r>
      </w:ins>
      <w:ins w:id="141" w:author="Jichong Wu" w:date="2023-01-15T11:57:00Z">
        <w:r>
          <w:t>, address distributional and equity concerns, and support a sustainable</w:t>
        </w:r>
      </w:ins>
      <w:ins w:id="142" w:author="Jichong Wu" w:date="2023-01-15T11:59:00Z">
        <w:r>
          <w:t xml:space="preserve"> and just transition to a carbon neutral economy.</w:t>
        </w:r>
      </w:ins>
      <w:ins w:id="143" w:author="Jichong Wu" w:date="2023-01-15T11:57:00Z">
        <w:r>
          <w:t xml:space="preserve"> </w:t>
        </w:r>
      </w:ins>
      <w:ins w:id="144" w:author="Jichong Wu" w:date="2023-01-14T14:54:00Z">
        <w:r w:rsidR="00A665BC" w:rsidRPr="00A665BC">
          <w:t xml:space="preserve"> </w:t>
        </w:r>
      </w:ins>
    </w:p>
    <w:p w14:paraId="165731D3" w14:textId="77777777" w:rsidR="00E322B0" w:rsidRPr="00A665BC" w:rsidRDefault="00E322B0" w:rsidP="00A665BC"/>
    <w:p w14:paraId="09347DD7" w14:textId="1188F625" w:rsidR="003F7A57" w:rsidDel="00B4420A" w:rsidRDefault="009011DF" w:rsidP="00C3702C">
      <w:pPr>
        <w:rPr>
          <w:del w:id="145" w:author="Jichong Wu" w:date="2023-01-15T12:07:00Z"/>
          <w:sz w:val="22"/>
          <w:lang w:val="en-GB"/>
        </w:rPr>
      </w:pPr>
      <w:del w:id="146" w:author="Jichong Wu" w:date="2023-01-15T12:07:00Z">
        <w:r w:rsidRPr="00510304" w:rsidDel="00B4420A">
          <w:rPr>
            <w:sz w:val="22"/>
            <w:lang w:val="en-GB"/>
          </w:rPr>
          <w:delText>China’s</w:delText>
        </w:r>
        <w:r w:rsidDel="00B4420A">
          <w:rPr>
            <w:sz w:val="22"/>
            <w:lang w:val="en-GB"/>
          </w:rPr>
          <w:delText xml:space="preserve"> carbon markets and the national</w:delText>
        </w:r>
        <w:r w:rsidRPr="00510304" w:rsidDel="00B4420A">
          <w:rPr>
            <w:sz w:val="22"/>
            <w:lang w:val="en-GB"/>
          </w:rPr>
          <w:delText xml:space="preserve"> ETS can play a strong role in incentivizing cost-effective decarbonization to support the country’s long-term climate ambitions.</w:delText>
        </w:r>
        <w:r w:rsidR="007F6D0D" w:rsidDel="00B4420A">
          <w:rPr>
            <w:sz w:val="22"/>
            <w:lang w:val="en-GB"/>
          </w:rPr>
          <w:delText xml:space="preserve"> As mentioned above, </w:delText>
        </w:r>
        <w:commentRangeStart w:id="147"/>
        <w:r w:rsidR="00A51F61" w:rsidDel="00B4420A">
          <w:rPr>
            <w:sz w:val="22"/>
            <w:lang w:val="en-GB"/>
          </w:rPr>
          <w:delText xml:space="preserve">the </w:delText>
        </w:r>
        <w:r w:rsidR="007F6D0D" w:rsidDel="00B4420A">
          <w:rPr>
            <w:sz w:val="22"/>
            <w:lang w:val="en-GB"/>
          </w:rPr>
          <w:delText>emission reduction</w:delText>
        </w:r>
      </w:del>
      <w:del w:id="148" w:author="Jichong Wu" w:date="2023-01-14T14:38:00Z">
        <w:r w:rsidR="007F6D0D" w:rsidDel="004C6E04">
          <w:rPr>
            <w:sz w:val="22"/>
            <w:lang w:val="en-GB"/>
          </w:rPr>
          <w:delText xml:space="preserve"> credits (ERCs</w:delText>
        </w:r>
        <w:commentRangeEnd w:id="147"/>
        <w:r w:rsidR="00473408" w:rsidDel="004C6E04">
          <w:rPr>
            <w:rStyle w:val="CommentReference"/>
          </w:rPr>
          <w:commentReference w:id="147"/>
        </w:r>
        <w:r w:rsidR="007F6D0D" w:rsidDel="004C6E04">
          <w:rPr>
            <w:sz w:val="22"/>
            <w:lang w:val="en-GB"/>
          </w:rPr>
          <w:delText>)</w:delText>
        </w:r>
      </w:del>
      <w:del w:id="149" w:author="Jichong Wu" w:date="2023-01-15T12:07:00Z">
        <w:r w:rsidR="007F6D0D" w:rsidDel="00B4420A">
          <w:rPr>
            <w:sz w:val="22"/>
            <w:lang w:val="en-GB"/>
          </w:rPr>
          <w:delText xml:space="preserve"> traded</w:delText>
        </w:r>
        <w:r w:rsidR="00A51F61" w:rsidRPr="00A51F61" w:rsidDel="00B4420A">
          <w:rPr>
            <w:sz w:val="22"/>
            <w:lang w:val="en-GB"/>
          </w:rPr>
          <w:delText xml:space="preserve"> </w:delText>
        </w:r>
        <w:r w:rsidR="00A51F61" w:rsidDel="00B4420A">
          <w:rPr>
            <w:sz w:val="22"/>
            <w:lang w:val="en-GB"/>
          </w:rPr>
          <w:delText>in China’s national ETS</w:delText>
        </w:r>
        <w:r w:rsidR="007F6D0D" w:rsidDel="00B4420A">
          <w:rPr>
            <w:sz w:val="22"/>
            <w:lang w:val="en-GB"/>
          </w:rPr>
          <w:delText xml:space="preserve">, ETS pilots, and </w:delText>
        </w:r>
        <w:commentRangeStart w:id="150"/>
        <w:r w:rsidR="007F6D0D" w:rsidDel="00B4420A">
          <w:rPr>
            <w:sz w:val="22"/>
            <w:lang w:val="en-GB"/>
          </w:rPr>
          <w:delText xml:space="preserve">voluntary markets </w:delText>
        </w:r>
        <w:commentRangeEnd w:id="150"/>
        <w:r w:rsidR="00476651" w:rsidDel="00B4420A">
          <w:rPr>
            <w:rStyle w:val="CommentReference"/>
          </w:rPr>
          <w:commentReference w:id="150"/>
        </w:r>
        <w:r w:rsidR="00A51F61" w:rsidRPr="00A51F61" w:rsidDel="00B4420A">
          <w:rPr>
            <w:sz w:val="22"/>
            <w:lang w:val="en-GB"/>
          </w:rPr>
          <w:delText>reached 179 million tonnes</w:delText>
        </w:r>
        <w:r w:rsidR="007F6D0D" w:rsidDel="00B4420A">
          <w:rPr>
            <w:sz w:val="22"/>
            <w:lang w:val="en-GB"/>
          </w:rPr>
          <w:delText>, 72 million tonnes, and 177 million tonnes respectively in 2021</w:delText>
        </w:r>
        <w:r w:rsidR="00A51F61" w:rsidRPr="00A51F61" w:rsidDel="00B4420A">
          <w:rPr>
            <w:sz w:val="22"/>
            <w:lang w:val="en-GB"/>
          </w:rPr>
          <w:delText xml:space="preserve"> </w:delText>
        </w:r>
        <w:r w:rsidR="00A51F61" w:rsidDel="00B4420A">
          <w:rPr>
            <w:sz w:val="22"/>
            <w:lang w:val="en-GB"/>
          </w:rPr>
          <w:delText>with a</w:delText>
        </w:r>
        <w:r w:rsidR="007F6D0D" w:rsidDel="00B4420A">
          <w:rPr>
            <w:sz w:val="22"/>
            <w:lang w:val="en-GB"/>
          </w:rPr>
          <w:delText xml:space="preserve"> total</w:delText>
        </w:r>
        <w:r w:rsidR="00A51F61" w:rsidRPr="00A51F61" w:rsidDel="00B4420A">
          <w:rPr>
            <w:sz w:val="22"/>
            <w:lang w:val="en-GB"/>
          </w:rPr>
          <w:delText xml:space="preserve"> turnover of</w:delText>
        </w:r>
        <w:r w:rsidR="00A51F61" w:rsidDel="00B4420A">
          <w:rPr>
            <w:sz w:val="22"/>
            <w:lang w:val="en-GB"/>
          </w:rPr>
          <w:delText xml:space="preserve"> CYN </w:delText>
        </w:r>
        <w:r w:rsidR="007F6D0D" w:rsidDel="00B4420A">
          <w:rPr>
            <w:sz w:val="22"/>
            <w:lang w:val="en-GB"/>
          </w:rPr>
          <w:delText>1</w:delText>
        </w:r>
        <w:r w:rsidR="00A51F61" w:rsidRPr="00A51F61" w:rsidDel="00B4420A">
          <w:rPr>
            <w:sz w:val="22"/>
            <w:lang w:val="en-GB"/>
          </w:rPr>
          <w:delText>7.</w:delText>
        </w:r>
        <w:r w:rsidR="007F6D0D" w:rsidDel="00B4420A">
          <w:rPr>
            <w:sz w:val="22"/>
            <w:lang w:val="en-GB"/>
          </w:rPr>
          <w:delText>72</w:delText>
        </w:r>
        <w:r w:rsidR="00A51F61" w:rsidRPr="00A51F61" w:rsidDel="00B4420A">
          <w:rPr>
            <w:sz w:val="22"/>
            <w:lang w:val="en-GB"/>
          </w:rPr>
          <w:delText>1 billion</w:delText>
        </w:r>
        <w:r w:rsidR="007F6D0D" w:rsidDel="00B4420A">
          <w:rPr>
            <w:sz w:val="22"/>
            <w:lang w:val="en-GB"/>
          </w:rPr>
          <w:delText xml:space="preserve"> (~</w:delText>
        </w:r>
        <w:r w:rsidR="00916A6C" w:rsidDel="00B4420A">
          <w:rPr>
            <w:sz w:val="22"/>
            <w:lang w:val="en-GB"/>
          </w:rPr>
          <w:delText>USD 2.46 billion)</w:delText>
        </w:r>
        <w:r w:rsidR="007F6D0D" w:rsidDel="00B4420A">
          <w:rPr>
            <w:rStyle w:val="FootnoteReference"/>
            <w:sz w:val="22"/>
            <w:lang w:val="en-GB"/>
          </w:rPr>
          <w:footnoteReference w:id="10"/>
        </w:r>
        <w:r w:rsidR="00A51F61" w:rsidRPr="00A51F61" w:rsidDel="00B4420A">
          <w:rPr>
            <w:sz w:val="22"/>
            <w:lang w:val="en-GB"/>
          </w:rPr>
          <w:delText>.</w:delText>
        </w:r>
      </w:del>
    </w:p>
    <w:p w14:paraId="32488DC7" w14:textId="77777777" w:rsidR="00A51F61" w:rsidRDefault="00A51F61" w:rsidP="00C3702C">
      <w:pPr>
        <w:rPr>
          <w:sz w:val="22"/>
          <w:lang w:val="en-GB"/>
        </w:rPr>
      </w:pPr>
    </w:p>
    <w:p w14:paraId="12AC393D" w14:textId="77777777" w:rsidR="0078269E" w:rsidRDefault="008942CB" w:rsidP="00C3702C">
      <w:pPr>
        <w:rPr>
          <w:ins w:id="153" w:author="Jichong Wu" w:date="2023-01-15T13:01:00Z"/>
          <w:sz w:val="22"/>
        </w:rPr>
      </w:pPr>
      <w:r w:rsidRPr="000838DA">
        <w:rPr>
          <w:sz w:val="22"/>
        </w:rPr>
        <w:t xml:space="preserve">In the CAEP CP1.1 model developed by the Chinese Academy of Environmental Planning (CAEP), which is the only study among the four </w:t>
      </w:r>
      <w:r w:rsidR="00916A6C">
        <w:rPr>
          <w:sz w:val="22"/>
        </w:rPr>
        <w:t xml:space="preserve">this paper reviewed </w:t>
      </w:r>
      <w:r w:rsidRPr="000838DA">
        <w:rPr>
          <w:sz w:val="22"/>
        </w:rPr>
        <w:t xml:space="preserve">that included a baseline scenario, the cumulative carbon </w:t>
      </w:r>
      <w:r w:rsidRPr="000838DA">
        <w:rPr>
          <w:sz w:val="22"/>
        </w:rPr>
        <w:lastRenderedPageBreak/>
        <w:t xml:space="preserve">emissions reduction </w:t>
      </w:r>
      <w:r w:rsidR="000838DA">
        <w:rPr>
          <w:sz w:val="22"/>
        </w:rPr>
        <w:t>required for achieving neutrality by 2060 is estimated at</w:t>
      </w:r>
      <w:r w:rsidRPr="000838DA">
        <w:rPr>
          <w:sz w:val="22"/>
        </w:rPr>
        <w:t xml:space="preserve"> 50.2 GtCO</w:t>
      </w:r>
      <w:r w:rsidRPr="000838DA">
        <w:rPr>
          <w:sz w:val="22"/>
          <w:vertAlign w:val="subscript"/>
        </w:rPr>
        <w:t>2</w:t>
      </w:r>
      <w:r w:rsidR="000838DA">
        <w:rPr>
          <w:sz w:val="22"/>
          <w:vertAlign w:val="subscript"/>
        </w:rPr>
        <w:t xml:space="preserve">, </w:t>
      </w:r>
      <w:r w:rsidR="000838DA">
        <w:rPr>
          <w:sz w:val="22"/>
        </w:rPr>
        <w:t xml:space="preserve">this is supported by a recent World Bank study that concludes that </w:t>
      </w:r>
      <w:r w:rsidR="00C3702C">
        <w:rPr>
          <w:sz w:val="22"/>
        </w:rPr>
        <w:t>the a</w:t>
      </w:r>
      <w:r w:rsidR="00C3702C" w:rsidRPr="00C3702C">
        <w:rPr>
          <w:sz w:val="22"/>
        </w:rPr>
        <w:t xml:space="preserve">ccelerated </w:t>
      </w:r>
      <w:r w:rsidR="00C3702C">
        <w:rPr>
          <w:sz w:val="22"/>
        </w:rPr>
        <w:t>d</w:t>
      </w:r>
      <w:r w:rsidR="00C3702C" w:rsidRPr="00C3702C">
        <w:rPr>
          <w:sz w:val="22"/>
        </w:rPr>
        <w:t xml:space="preserve">ecarbonization </w:t>
      </w:r>
      <w:r w:rsidR="00C3702C">
        <w:rPr>
          <w:sz w:val="22"/>
        </w:rPr>
        <w:t>pathway</w:t>
      </w:r>
      <w:r w:rsidR="00C3702C" w:rsidRPr="00C3702C">
        <w:rPr>
          <w:sz w:val="22"/>
        </w:rPr>
        <w:t xml:space="preserve"> (ADS)</w:t>
      </w:r>
      <w:r w:rsidR="00C3702C">
        <w:rPr>
          <w:sz w:val="22"/>
        </w:rPr>
        <w:t xml:space="preserve"> will lead to </w:t>
      </w:r>
      <w:r w:rsidR="00C3702C" w:rsidRPr="00C3702C">
        <w:rPr>
          <w:sz w:val="22"/>
        </w:rPr>
        <w:t>a</w:t>
      </w:r>
    </w:p>
    <w:p w14:paraId="04EA8ACC" w14:textId="5E50D4BC" w:rsidR="0078269E" w:rsidRPr="0078269E" w:rsidRDefault="0078269E" w:rsidP="00C3702C">
      <w:pPr>
        <w:rPr>
          <w:ins w:id="154" w:author="Jichong Wu" w:date="2023-01-15T13:01:00Z"/>
          <w:sz w:val="24"/>
          <w:szCs w:val="24"/>
          <w:rPrChange w:id="155" w:author="Jichong Wu" w:date="2023-01-15T13:01:00Z">
            <w:rPr>
              <w:ins w:id="156" w:author="Jichong Wu" w:date="2023-01-15T13:01:00Z"/>
              <w:sz w:val="22"/>
            </w:rPr>
          </w:rPrChange>
        </w:rPr>
      </w:pPr>
      <w:ins w:id="157" w:author="Jichong Wu" w:date="2023-01-15T13:01:00Z">
        <w:r w:rsidRPr="0078269E">
          <w:rPr>
            <w:sz w:val="22"/>
            <w:szCs w:val="24"/>
            <w:rPrChange w:id="158" w:author="Jichong Wu" w:date="2023-01-15T13:01:00Z">
              <w:rPr/>
            </w:rPrChange>
          </w:rPr>
          <w:t>Under an accelerated decarbonization scenario that would allow emissions to peak earlier than 2030, reducing cumulative carbon emissions until 2060 by almost 55 billion tons and smoothing the impacts on GDP over time, investment needs would increase by US$3 trillion to a total of US$17 trillion.</w:t>
        </w:r>
      </w:ins>
    </w:p>
    <w:p w14:paraId="614CA9B6" w14:textId="77777777" w:rsidR="0078269E" w:rsidRDefault="0078269E" w:rsidP="00C3702C">
      <w:pPr>
        <w:rPr>
          <w:ins w:id="159" w:author="Jichong Wu" w:date="2023-01-15T13:01:00Z"/>
          <w:sz w:val="22"/>
        </w:rPr>
      </w:pPr>
    </w:p>
    <w:p w14:paraId="6C453676" w14:textId="34DB6F61" w:rsidR="00C3702C" w:rsidRDefault="00C3702C" w:rsidP="00C3702C">
      <w:pPr>
        <w:rPr>
          <w:sz w:val="22"/>
        </w:rPr>
      </w:pPr>
      <w:r w:rsidRPr="00C3702C">
        <w:rPr>
          <w:sz w:val="22"/>
        </w:rPr>
        <w:t xml:space="preserve"> significant reduction in cumulative emissions of almost 55</w:t>
      </w:r>
      <w:r>
        <w:rPr>
          <w:sz w:val="22"/>
        </w:rPr>
        <w:t xml:space="preserve"> </w:t>
      </w:r>
      <w:r w:rsidRPr="000838DA">
        <w:rPr>
          <w:sz w:val="22"/>
        </w:rPr>
        <w:t>GtCO</w:t>
      </w:r>
      <w:r w:rsidRPr="000838DA">
        <w:rPr>
          <w:sz w:val="22"/>
          <w:vertAlign w:val="subscript"/>
        </w:rPr>
        <w:t>2</w:t>
      </w:r>
      <w:r w:rsidR="00916A6C">
        <w:rPr>
          <w:sz w:val="22"/>
        </w:rPr>
        <w:t xml:space="preserve"> by 2060 to achieve China’s “30-60 goals”.</w:t>
      </w:r>
      <w:r w:rsidR="008F097C">
        <w:rPr>
          <w:rStyle w:val="FootnoteReference"/>
          <w:sz w:val="22"/>
        </w:rPr>
        <w:footnoteReference w:id="11"/>
      </w:r>
      <w:r w:rsidRPr="00C3702C">
        <w:rPr>
          <w:sz w:val="22"/>
        </w:rPr>
        <w:t xml:space="preserve"> </w:t>
      </w:r>
      <w:commentRangeStart w:id="160"/>
      <w:commentRangeStart w:id="161"/>
      <w:r w:rsidR="00916A6C">
        <w:rPr>
          <w:sz w:val="22"/>
        </w:rPr>
        <w:t>Taking year 2021</w:t>
      </w:r>
      <w:commentRangeEnd w:id="160"/>
      <w:r w:rsidR="00BC05F2">
        <w:rPr>
          <w:rStyle w:val="CommentReference"/>
        </w:rPr>
        <w:commentReference w:id="160"/>
      </w:r>
      <w:commentRangeEnd w:id="161"/>
      <w:r w:rsidR="00DB0CCD">
        <w:rPr>
          <w:rStyle w:val="CommentReference"/>
        </w:rPr>
        <w:commentReference w:id="161"/>
      </w:r>
      <w:r w:rsidR="00916A6C">
        <w:rPr>
          <w:sz w:val="22"/>
        </w:rPr>
        <w:t xml:space="preserve"> as an example, the </w:t>
      </w:r>
      <w:ins w:id="162" w:author="Jichong Wu" w:date="2023-01-15T12:35:00Z">
        <w:r w:rsidR="00DB0CCD">
          <w:rPr>
            <w:sz w:val="22"/>
          </w:rPr>
          <w:t xml:space="preserve">annual </w:t>
        </w:r>
      </w:ins>
      <w:r w:rsidR="00916A6C">
        <w:rPr>
          <w:sz w:val="22"/>
        </w:rPr>
        <w:t>emissions reduction from China’s carbon markets e</w:t>
      </w:r>
      <w:commentRangeStart w:id="163"/>
      <w:commentRangeStart w:id="164"/>
      <w:r w:rsidR="00916A6C">
        <w:rPr>
          <w:sz w:val="22"/>
        </w:rPr>
        <w:t>ven including CCERs (</w:t>
      </w:r>
      <w:commentRangeEnd w:id="163"/>
      <w:r w:rsidR="00057E5D">
        <w:rPr>
          <w:rStyle w:val="CommentReference"/>
        </w:rPr>
        <w:commentReference w:id="163"/>
      </w:r>
      <w:commentRangeEnd w:id="164"/>
      <w:r w:rsidR="00DB0CCD">
        <w:rPr>
          <w:rStyle w:val="CommentReference"/>
        </w:rPr>
        <w:commentReference w:id="164"/>
      </w:r>
      <w:r w:rsidR="00916A6C">
        <w:rPr>
          <w:sz w:val="22"/>
        </w:rPr>
        <w:t xml:space="preserve">which </w:t>
      </w:r>
      <w:r w:rsidR="00114EDB">
        <w:rPr>
          <w:sz w:val="22"/>
        </w:rPr>
        <w:t xml:space="preserve">likely </w:t>
      </w:r>
      <w:r w:rsidR="00916A6C">
        <w:rPr>
          <w:sz w:val="22"/>
        </w:rPr>
        <w:t xml:space="preserve">represent </w:t>
      </w:r>
      <w:r w:rsidR="00114EDB">
        <w:rPr>
          <w:sz w:val="22"/>
        </w:rPr>
        <w:t xml:space="preserve">carbon abatement activates from previous years) are totaled at 0.428 billion </w:t>
      </w:r>
      <w:proofErr w:type="spellStart"/>
      <w:r w:rsidR="00114EDB">
        <w:rPr>
          <w:sz w:val="22"/>
        </w:rPr>
        <w:t>tonnes</w:t>
      </w:r>
      <w:proofErr w:type="spellEnd"/>
      <w:r w:rsidR="00114EDB">
        <w:rPr>
          <w:sz w:val="22"/>
        </w:rPr>
        <w:t>, which is far from the neutrality-</w:t>
      </w:r>
      <w:commentRangeStart w:id="165"/>
      <w:r w:rsidR="00114EDB">
        <w:rPr>
          <w:sz w:val="22"/>
        </w:rPr>
        <w:t xml:space="preserve">aligned 50-55 billion </w:t>
      </w:r>
      <w:proofErr w:type="spellStart"/>
      <w:r w:rsidR="00114EDB">
        <w:rPr>
          <w:sz w:val="22"/>
        </w:rPr>
        <w:t>tonnes</w:t>
      </w:r>
      <w:proofErr w:type="spellEnd"/>
      <w:r w:rsidR="00114EDB">
        <w:rPr>
          <w:sz w:val="22"/>
        </w:rPr>
        <w:t xml:space="preserve"> </w:t>
      </w:r>
      <w:commentRangeEnd w:id="165"/>
      <w:r w:rsidR="00BC05F2">
        <w:rPr>
          <w:rStyle w:val="CommentReference"/>
        </w:rPr>
        <w:commentReference w:id="165"/>
      </w:r>
      <w:r w:rsidR="00114EDB">
        <w:rPr>
          <w:sz w:val="22"/>
        </w:rPr>
        <w:t xml:space="preserve">level in 2060 (Figure 5). </w:t>
      </w:r>
      <w:r w:rsidR="00D93A3D">
        <w:rPr>
          <w:sz w:val="22"/>
        </w:rPr>
        <w:t>This also indicates that t</w:t>
      </w:r>
      <w:r w:rsidR="00114EDB">
        <w:rPr>
          <w:sz w:val="22"/>
        </w:rPr>
        <w:t xml:space="preserve">he national ETS has a great opportunity </w:t>
      </w:r>
      <w:r w:rsidR="00D93A3D">
        <w:rPr>
          <w:sz w:val="22"/>
        </w:rPr>
        <w:t>to drive emission reductions and contribute to the achievement of China’s carbon neutrality goal in the next 35 years.</w:t>
      </w:r>
    </w:p>
    <w:p w14:paraId="783FD75D" w14:textId="772D90FE" w:rsidR="006A71E2" w:rsidRDefault="006A71E2" w:rsidP="00992AEA">
      <w:pPr>
        <w:rPr>
          <w:sz w:val="22"/>
        </w:rPr>
      </w:pPr>
    </w:p>
    <w:p w14:paraId="73BC2811" w14:textId="73106933" w:rsidR="00E6181A" w:rsidRPr="00F10F34" w:rsidRDefault="00E6181A" w:rsidP="00967E03">
      <w:pPr>
        <w:spacing w:after="200"/>
        <w:jc w:val="left"/>
        <w:rPr>
          <w:b/>
          <w:bCs/>
          <w:sz w:val="22"/>
          <w:lang w:val="en-GB"/>
        </w:rPr>
      </w:pPr>
      <w:r w:rsidRPr="00F10F34">
        <w:rPr>
          <w:b/>
          <w:bCs/>
          <w:sz w:val="22"/>
          <w:lang w:val="en-GB"/>
        </w:rPr>
        <w:t xml:space="preserve">Figure </w:t>
      </w:r>
      <w:r w:rsidR="00854A6F">
        <w:rPr>
          <w:b/>
          <w:bCs/>
          <w:sz w:val="22"/>
          <w:lang w:val="en-GB"/>
        </w:rPr>
        <w:t>5</w:t>
      </w:r>
      <w:r w:rsidRPr="00F10F34">
        <w:rPr>
          <w:b/>
          <w:bCs/>
          <w:sz w:val="22"/>
          <w:lang w:val="en-GB"/>
        </w:rPr>
        <w:t xml:space="preserve">. </w:t>
      </w:r>
      <w:r w:rsidR="00560212">
        <w:rPr>
          <w:b/>
          <w:bCs/>
          <w:sz w:val="22"/>
          <w:lang w:val="en-GB"/>
        </w:rPr>
        <w:t xml:space="preserve">Cumulative </w:t>
      </w:r>
      <w:r w:rsidR="00F10F34" w:rsidRPr="00F10F34">
        <w:rPr>
          <w:b/>
          <w:bCs/>
          <w:sz w:val="22"/>
          <w:lang w:val="en-GB"/>
        </w:rPr>
        <w:t>Emission Reduction</w:t>
      </w:r>
      <w:r w:rsidR="004C1EFC">
        <w:rPr>
          <w:b/>
          <w:bCs/>
          <w:sz w:val="22"/>
          <w:lang w:val="en-GB"/>
        </w:rPr>
        <w:t>s</w:t>
      </w:r>
      <w:r w:rsidR="00F10F34" w:rsidRPr="00F10F34">
        <w:rPr>
          <w:b/>
          <w:bCs/>
          <w:sz w:val="22"/>
          <w:lang w:val="en-GB"/>
        </w:rPr>
        <w:t xml:space="preserve"> Needed in 2060</w:t>
      </w:r>
    </w:p>
    <w:p w14:paraId="6FF89435" w14:textId="1F03C43D" w:rsidR="001B416A" w:rsidRDefault="00D3010F" w:rsidP="00854A6F">
      <w:pPr>
        <w:rPr>
          <w:ins w:id="166" w:author="Jichong Wu" w:date="2023-01-15T12:52:00Z"/>
          <w:sz w:val="22"/>
          <w:lang w:val="en-GB"/>
        </w:rPr>
      </w:pPr>
      <w:commentRangeStart w:id="167"/>
      <w:commentRangeStart w:id="168"/>
      <w:del w:id="169" w:author="Jichong Wu" w:date="2023-01-15T12:52:00Z">
        <w:r w:rsidDel="001C77CC">
          <w:rPr>
            <w:noProof/>
            <w:sz w:val="22"/>
            <w:lang w:val="en-GB"/>
          </w:rPr>
          <w:drawing>
            <wp:inline distT="0" distB="0" distL="0" distR="0" wp14:anchorId="54DFD644" wp14:editId="46B0F9B9">
              <wp:extent cx="6050169" cy="1656042"/>
              <wp:effectExtent l="0" t="0" r="0" b="190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1516" cy="1675571"/>
                      </a:xfrm>
                      <a:prstGeom prst="rect">
                        <a:avLst/>
                      </a:prstGeom>
                      <a:noFill/>
                    </pic:spPr>
                  </pic:pic>
                </a:graphicData>
              </a:graphic>
            </wp:inline>
          </w:drawing>
        </w:r>
      </w:del>
      <w:commentRangeEnd w:id="167"/>
      <w:r w:rsidR="00057E5D">
        <w:rPr>
          <w:rStyle w:val="CommentReference"/>
        </w:rPr>
        <w:commentReference w:id="167"/>
      </w:r>
      <w:commentRangeEnd w:id="168"/>
      <w:r w:rsidR="00B4420A">
        <w:rPr>
          <w:rStyle w:val="CommentReference"/>
        </w:rPr>
        <w:commentReference w:id="168"/>
      </w:r>
    </w:p>
    <w:p w14:paraId="3EB06083" w14:textId="6998309C" w:rsidR="001C77CC" w:rsidRDefault="001C77CC" w:rsidP="00854A6F">
      <w:pPr>
        <w:rPr>
          <w:ins w:id="170" w:author="Jichong Wu" w:date="2023-01-15T12:30:00Z"/>
          <w:sz w:val="22"/>
          <w:lang w:val="en-GB"/>
        </w:rPr>
      </w:pPr>
      <w:r>
        <w:rPr>
          <w:noProof/>
          <w:sz w:val="22"/>
          <w:lang w:val="en-GB"/>
        </w:rPr>
        <w:drawing>
          <wp:inline distT="0" distB="0" distL="0" distR="0" wp14:anchorId="500B8580" wp14:editId="0ADF1221">
            <wp:extent cx="6049645" cy="1670125"/>
            <wp:effectExtent l="0" t="0" r="8255"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82548" cy="1679208"/>
                    </a:xfrm>
                    <a:prstGeom prst="rect">
                      <a:avLst/>
                    </a:prstGeom>
                    <a:noFill/>
                  </pic:spPr>
                </pic:pic>
              </a:graphicData>
            </a:graphic>
          </wp:inline>
        </w:drawing>
      </w:r>
    </w:p>
    <w:p w14:paraId="00E4BFC1" w14:textId="3688B86E" w:rsidR="00DB0CCD" w:rsidRPr="008E286E" w:rsidRDefault="00DB0CCD" w:rsidP="00DB0CCD">
      <w:pPr>
        <w:rPr>
          <w:ins w:id="171" w:author="Jichong Wu" w:date="2023-01-15T12:30:00Z"/>
          <w:sz w:val="18"/>
          <w:szCs w:val="18"/>
          <w:lang w:val="en-GB"/>
        </w:rPr>
      </w:pPr>
      <w:ins w:id="172" w:author="Jichong Wu" w:date="2023-01-15T12:30:00Z">
        <w:r>
          <w:rPr>
            <w:i/>
            <w:iCs/>
            <w:sz w:val="18"/>
            <w:szCs w:val="18"/>
            <w:lang w:val="en-GB"/>
          </w:rPr>
          <w:t>Data s</w:t>
        </w:r>
        <w:r w:rsidRPr="00F10F34">
          <w:rPr>
            <w:i/>
            <w:iCs/>
            <w:sz w:val="18"/>
            <w:szCs w:val="18"/>
            <w:lang w:val="en-GB"/>
          </w:rPr>
          <w:t>ource</w:t>
        </w:r>
        <w:r w:rsidRPr="00F10F34">
          <w:rPr>
            <w:sz w:val="18"/>
            <w:szCs w:val="18"/>
            <w:lang w:val="en-GB"/>
          </w:rPr>
          <w:t>:</w:t>
        </w:r>
      </w:ins>
      <w:ins w:id="173" w:author="Jichong Wu" w:date="2023-01-15T12:58:00Z">
        <w:r w:rsidR="001C77CC">
          <w:rPr>
            <w:sz w:val="18"/>
            <w:szCs w:val="18"/>
            <w:lang w:val="en-GB"/>
          </w:rPr>
          <w:t xml:space="preserve"> World Bank</w:t>
        </w:r>
      </w:ins>
      <w:ins w:id="174" w:author="Jichong Wu" w:date="2023-01-15T12:31:00Z">
        <w:r w:rsidRPr="00DB0CCD">
          <w:rPr>
            <w:sz w:val="18"/>
            <w:szCs w:val="18"/>
            <w:lang w:val="en-GB"/>
          </w:rPr>
          <w:t xml:space="preserve">, </w:t>
        </w:r>
      </w:ins>
      <w:ins w:id="175" w:author="Jichong Wu" w:date="2023-01-15T12:33:00Z">
        <w:r>
          <w:rPr>
            <w:sz w:val="18"/>
            <w:szCs w:val="18"/>
            <w:lang w:val="en-GB"/>
          </w:rPr>
          <w:t xml:space="preserve">IETA, ICF, </w:t>
        </w:r>
        <w:proofErr w:type="spellStart"/>
        <w:r>
          <w:rPr>
            <w:sz w:val="18"/>
            <w:szCs w:val="18"/>
            <w:lang w:val="en-GB"/>
          </w:rPr>
          <w:t>SinoCarbon</w:t>
        </w:r>
      </w:ins>
      <w:proofErr w:type="spellEnd"/>
    </w:p>
    <w:p w14:paraId="7503E121" w14:textId="253B48D5" w:rsidR="00DB0CCD" w:rsidRDefault="00DB0CCD" w:rsidP="00854A6F">
      <w:pPr>
        <w:rPr>
          <w:sz w:val="22"/>
          <w:lang w:val="en-GB"/>
        </w:rPr>
      </w:pPr>
    </w:p>
    <w:p w14:paraId="42BAEB22" w14:textId="1AD0B2C1" w:rsidR="00945DFC" w:rsidRPr="00A37EDE" w:rsidDel="000511BB" w:rsidRDefault="00945DFC" w:rsidP="00945DFC">
      <w:pPr>
        <w:pStyle w:val="Heading2"/>
        <w:rPr>
          <w:del w:id="176" w:author="Rachel Chi Kiu Mok" w:date="2022-12-09T14:52:00Z"/>
          <w:b/>
          <w:bCs/>
          <w:sz w:val="22"/>
          <w:szCs w:val="22"/>
        </w:rPr>
      </w:pPr>
      <w:bookmarkStart w:id="177" w:name="_Toc120644349"/>
      <w:del w:id="178" w:author="Rachel Chi Kiu Mok" w:date="2022-12-09T14:52:00Z">
        <w:r w:rsidDel="000511BB">
          <w:rPr>
            <w:b/>
            <w:bCs/>
            <w:sz w:val="22"/>
            <w:szCs w:val="22"/>
          </w:rPr>
          <w:delText xml:space="preserve">ETS has the </w:delText>
        </w:r>
        <w:r w:rsidR="00D73D7C" w:rsidDel="000511BB">
          <w:rPr>
            <w:b/>
            <w:bCs/>
            <w:sz w:val="22"/>
            <w:szCs w:val="22"/>
          </w:rPr>
          <w:delText>p</w:delText>
        </w:r>
        <w:r w:rsidDel="000511BB">
          <w:rPr>
            <w:b/>
            <w:bCs/>
            <w:sz w:val="22"/>
            <w:szCs w:val="22"/>
          </w:rPr>
          <w:delText xml:space="preserve">otential to </w:delText>
        </w:r>
        <w:r w:rsidR="00D73D7C" w:rsidDel="000511BB">
          <w:rPr>
            <w:b/>
            <w:bCs/>
            <w:sz w:val="22"/>
            <w:szCs w:val="22"/>
          </w:rPr>
          <w:delText>s</w:delText>
        </w:r>
        <w:r w:rsidDel="000511BB">
          <w:rPr>
            <w:b/>
            <w:bCs/>
            <w:sz w:val="22"/>
            <w:szCs w:val="22"/>
          </w:rPr>
          <w:delText xml:space="preserve">upport </w:delText>
        </w:r>
        <w:r w:rsidR="00D73D7C" w:rsidDel="000511BB">
          <w:rPr>
            <w:b/>
            <w:bCs/>
            <w:sz w:val="22"/>
            <w:szCs w:val="22"/>
          </w:rPr>
          <w:delText>p</w:delText>
        </w:r>
        <w:r w:rsidDel="000511BB">
          <w:rPr>
            <w:b/>
            <w:bCs/>
            <w:sz w:val="22"/>
            <w:szCs w:val="22"/>
          </w:rPr>
          <w:delText xml:space="preserve">ower </w:delText>
        </w:r>
        <w:r w:rsidR="00D73D7C" w:rsidDel="000511BB">
          <w:rPr>
            <w:b/>
            <w:bCs/>
            <w:sz w:val="22"/>
            <w:szCs w:val="22"/>
          </w:rPr>
          <w:delText>s</w:delText>
        </w:r>
        <w:r w:rsidDel="000511BB">
          <w:rPr>
            <w:b/>
            <w:bCs/>
            <w:sz w:val="22"/>
            <w:szCs w:val="22"/>
          </w:rPr>
          <w:delText xml:space="preserve">ector </w:delText>
        </w:r>
        <w:r w:rsidR="00D73D7C" w:rsidDel="000511BB">
          <w:rPr>
            <w:b/>
            <w:bCs/>
            <w:sz w:val="22"/>
            <w:szCs w:val="22"/>
          </w:rPr>
          <w:delText>t</w:delText>
        </w:r>
        <w:r w:rsidDel="000511BB">
          <w:rPr>
            <w:b/>
            <w:bCs/>
            <w:sz w:val="22"/>
            <w:szCs w:val="22"/>
          </w:rPr>
          <w:delText>ransition</w:delText>
        </w:r>
        <w:bookmarkEnd w:id="177"/>
      </w:del>
    </w:p>
    <w:p w14:paraId="1E00DC83" w14:textId="151475F9" w:rsidR="00D93A3D" w:rsidRDefault="001C77CC" w:rsidP="00992AEA">
      <w:pPr>
        <w:rPr>
          <w:sz w:val="22"/>
          <w:lang w:val="en-GB"/>
        </w:rPr>
      </w:pPr>
      <w:r>
        <w:rPr>
          <w:noProof/>
          <w:sz w:val="22"/>
          <w:lang w:val="en-GB"/>
        </w:rPr>
        <mc:AlternateContent>
          <mc:Choice Requires="wps">
            <w:drawing>
              <wp:anchor distT="0" distB="0" distL="114300" distR="114300" simplePos="0" relativeHeight="251685888" behindDoc="0" locked="0" layoutInCell="1" allowOverlap="1" wp14:anchorId="4CFE920B" wp14:editId="103C1C8C">
                <wp:simplePos x="0" y="0"/>
                <wp:positionH relativeFrom="column">
                  <wp:posOffset>9866516</wp:posOffset>
                </wp:positionH>
                <wp:positionV relativeFrom="paragraph">
                  <wp:posOffset>610106</wp:posOffset>
                </wp:positionV>
                <wp:extent cx="495777" cy="264560"/>
                <wp:effectExtent l="0" t="0" r="0" b="0"/>
                <wp:wrapNone/>
                <wp:docPr id="37" name="TextBox 3"/>
                <wp:cNvGraphicFramePr xmlns:a="http://schemas.openxmlformats.org/drawingml/2006/main"/>
                <a:graphic xmlns:a="http://schemas.openxmlformats.org/drawingml/2006/main">
                  <a:graphicData uri="http://schemas.microsoft.com/office/word/2010/wordprocessingShape">
                    <wps:wsp>
                      <wps:cNvSpPr txBox="1"/>
                      <wps:spPr>
                        <a:xfrm>
                          <a:off x="0" y="0"/>
                          <a:ext cx="495777" cy="26456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624C056E" w14:textId="77777777" w:rsidR="001C77CC" w:rsidRDefault="001C77CC" w:rsidP="001C77CC">
                            <w:pPr>
                              <w:rPr>
                                <w:rFonts w:hAnsi="Calibri"/>
                                <w:color w:val="000000" w:themeColor="text1"/>
                                <w:sz w:val="22"/>
                              </w:rPr>
                            </w:pPr>
                            <w:r>
                              <w:rPr>
                                <w:rFonts w:hAnsi="Calibri"/>
                                <w:color w:val="000000" w:themeColor="text1"/>
                                <w:sz w:val="22"/>
                              </w:rPr>
                              <w:t>55 Gt</w:t>
                            </w:r>
                          </w:p>
                        </w:txbxContent>
                      </wps:txbx>
                      <wps:bodyPr wrap="none" rtlCol="0" anchor="t">
                        <a:spAutoFit/>
                      </wps:bodyPr>
                    </wps:wsp>
                  </a:graphicData>
                </a:graphic>
              </wp:anchor>
            </w:drawing>
          </mc:Choice>
          <mc:Fallback>
            <w:pict>
              <v:shapetype w14:anchorId="4CFE920B" id="_x0000_t202" coordsize="21600,21600" o:spt="202" path="m,l,21600r21600,l21600,xe">
                <v:stroke joinstyle="miter"/>
                <v:path gradientshapeok="t" o:connecttype="rect"/>
              </v:shapetype>
              <v:shape id="TextBox 3" o:spid="_x0000_s1026" type="#_x0000_t202" style="position:absolute;left:0;text-align:left;margin-left:776.9pt;margin-top:48.05pt;width:39.05pt;height:20.85pt;z-index:2516858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" filled="f" stroked="f">
                <v:textbox style="mso-fit-shape-to-text:t">
                  <w:txbxContent>
                    <w:p w14:paraId="624C056E" w14:textId="77777777" w:rsidR="001C77CC" w:rsidRDefault="001C77CC" w:rsidP="001C77CC">
                      <w:pPr>
                        <w:rPr>
                          <w:rFonts w:hAnsi="Calibri"/>
                          <w:color w:val="000000" w:themeColor="text1"/>
                          <w:sz w:val="22"/>
                        </w:rPr>
                      </w:pPr>
                      <w:r>
                        <w:rPr>
                          <w:rFonts w:hAnsi="Calibri"/>
                          <w:color w:val="000000" w:themeColor="text1"/>
                          <w:sz w:val="22"/>
                        </w:rPr>
                        <w:t>55 Gt</w:t>
                      </w:r>
                    </w:p>
                  </w:txbxContent>
                </v:textbox>
              </v:shape>
            </w:pict>
          </mc:Fallback>
        </mc:AlternateContent>
      </w:r>
      <w:proofErr w:type="gramStart"/>
      <w:r w:rsidR="00D93A3D">
        <w:rPr>
          <w:sz w:val="22"/>
          <w:lang w:val="en-GB"/>
        </w:rPr>
        <w:t xml:space="preserve">In particular, </w:t>
      </w:r>
      <w:r w:rsidR="00D93A3D" w:rsidRPr="00D93A3D">
        <w:rPr>
          <w:sz w:val="22"/>
          <w:lang w:val="en-GB"/>
        </w:rPr>
        <w:t>China’s</w:t>
      </w:r>
      <w:proofErr w:type="gramEnd"/>
      <w:r w:rsidR="00D93A3D" w:rsidRPr="00D93A3D">
        <w:rPr>
          <w:sz w:val="22"/>
          <w:lang w:val="en-GB"/>
        </w:rPr>
        <w:t xml:space="preserve"> national ETS can have an important role in reversing the upward trend of CO</w:t>
      </w:r>
      <w:r w:rsidR="00D93A3D" w:rsidRPr="00D93A3D">
        <w:rPr>
          <w:sz w:val="22"/>
          <w:vertAlign w:val="subscript"/>
          <w:lang w:val="en-GB"/>
        </w:rPr>
        <w:t>2</w:t>
      </w:r>
      <w:r w:rsidR="00D93A3D" w:rsidRPr="00D93A3D">
        <w:rPr>
          <w:sz w:val="22"/>
          <w:lang w:val="en-GB"/>
        </w:rPr>
        <w:t xml:space="preserve"> emissions from electricity generation, supporting power sector emissions to peak well before 2030</w:t>
      </w:r>
      <w:r w:rsidR="00D93A3D">
        <w:rPr>
          <w:sz w:val="22"/>
          <w:lang w:val="en-GB"/>
        </w:rPr>
        <w:t>, according to an IEA study.</w:t>
      </w:r>
      <w:r w:rsidR="00945DFC">
        <w:rPr>
          <w:rStyle w:val="FootnoteReference"/>
          <w:sz w:val="22"/>
          <w:lang w:val="en-GB"/>
        </w:rPr>
        <w:footnoteReference w:id="12"/>
      </w:r>
      <w:r w:rsidR="00D93A3D">
        <w:rPr>
          <w:sz w:val="22"/>
          <w:lang w:val="en-GB"/>
        </w:rPr>
        <w:t xml:space="preserve"> </w:t>
      </w:r>
      <w:r w:rsidR="00D93A3D">
        <w:rPr>
          <w:rFonts w:hint="eastAsia"/>
          <w:sz w:val="22"/>
          <w:lang w:val="en-GB"/>
        </w:rPr>
        <w:t>The</w:t>
      </w:r>
      <w:r w:rsidR="00D93A3D">
        <w:rPr>
          <w:sz w:val="22"/>
          <w:lang w:val="en-GB"/>
        </w:rPr>
        <w:t xml:space="preserve"> study estimated that </w:t>
      </w:r>
      <w:r w:rsidR="00D93A3D" w:rsidRPr="00D93A3D">
        <w:rPr>
          <w:sz w:val="22"/>
          <w:lang w:val="en-GB"/>
        </w:rPr>
        <w:t>China’s annual CO</w:t>
      </w:r>
      <w:r w:rsidR="00D93A3D" w:rsidRPr="00D93A3D">
        <w:rPr>
          <w:sz w:val="22"/>
          <w:vertAlign w:val="subscript"/>
          <w:lang w:val="en-GB"/>
        </w:rPr>
        <w:t>2</w:t>
      </w:r>
      <w:r w:rsidR="00D93A3D" w:rsidRPr="00D93A3D">
        <w:rPr>
          <w:sz w:val="22"/>
          <w:lang w:val="en-GB"/>
        </w:rPr>
        <w:t xml:space="preserve"> emissions from electricity generation in 2035 would be 12% lower</w:t>
      </w:r>
      <w:r w:rsidR="00D93A3D">
        <w:rPr>
          <w:sz w:val="22"/>
          <w:lang w:val="en-GB"/>
        </w:rPr>
        <w:t>, or a drop of 570 MtCO</w:t>
      </w:r>
      <w:r w:rsidR="00D93A3D" w:rsidRPr="00D93A3D">
        <w:rPr>
          <w:sz w:val="22"/>
          <w:vertAlign w:val="subscript"/>
          <w:lang w:val="en-GB"/>
        </w:rPr>
        <w:t>2</w:t>
      </w:r>
      <w:r w:rsidR="00D93A3D">
        <w:rPr>
          <w:sz w:val="22"/>
          <w:lang w:val="en-GB"/>
        </w:rPr>
        <w:t xml:space="preserve">, </w:t>
      </w:r>
      <w:r w:rsidR="00D93A3D" w:rsidRPr="00D93A3D">
        <w:rPr>
          <w:sz w:val="22"/>
          <w:lang w:val="en-GB"/>
        </w:rPr>
        <w:t>under the</w:t>
      </w:r>
      <w:r w:rsidR="00D93A3D">
        <w:rPr>
          <w:sz w:val="22"/>
          <w:lang w:val="en-GB"/>
        </w:rPr>
        <w:t xml:space="preserve"> national</w:t>
      </w:r>
      <w:r w:rsidR="00D93A3D" w:rsidRPr="00D93A3D">
        <w:rPr>
          <w:sz w:val="22"/>
          <w:lang w:val="en-GB"/>
        </w:rPr>
        <w:t xml:space="preserve"> ETS than in the No-Carbon-Pricing Scenario</w:t>
      </w:r>
      <w:r w:rsidR="00D93A3D">
        <w:rPr>
          <w:sz w:val="22"/>
          <w:lang w:val="en-GB"/>
        </w:rPr>
        <w:t>.</w:t>
      </w:r>
      <w:r w:rsidR="00D93A3D" w:rsidRPr="00D93A3D">
        <w:rPr>
          <w:sz w:val="22"/>
          <w:lang w:val="en-GB"/>
        </w:rPr>
        <w:t xml:space="preserve"> The ETS would drive emissions reductions mainly by improving the efficiency of coal-fired power generation, particularly between 2020 and 2030, and by enlarging the deployment of carbon capture, </w:t>
      </w:r>
      <w:proofErr w:type="gramStart"/>
      <w:r w:rsidR="00D93A3D" w:rsidRPr="00D93A3D">
        <w:rPr>
          <w:sz w:val="22"/>
          <w:lang w:val="en-GB"/>
        </w:rPr>
        <w:t>utili</w:t>
      </w:r>
      <w:r w:rsidR="00945DFC">
        <w:rPr>
          <w:sz w:val="22"/>
          <w:lang w:val="en-GB"/>
        </w:rPr>
        <w:t>z</w:t>
      </w:r>
      <w:r w:rsidR="00D93A3D" w:rsidRPr="00D93A3D">
        <w:rPr>
          <w:sz w:val="22"/>
          <w:lang w:val="en-GB"/>
        </w:rPr>
        <w:t>ation</w:t>
      </w:r>
      <w:proofErr w:type="gramEnd"/>
      <w:r w:rsidR="00D93A3D" w:rsidRPr="00D93A3D">
        <w:rPr>
          <w:sz w:val="22"/>
          <w:lang w:val="en-GB"/>
        </w:rPr>
        <w:t xml:space="preserve"> and storage (CCUS) in the power sector from 2030.</w:t>
      </w:r>
      <w:r w:rsidR="00D93A3D">
        <w:rPr>
          <w:sz w:val="22"/>
          <w:lang w:val="en-GB"/>
        </w:rPr>
        <w:t xml:space="preserve"> </w:t>
      </w:r>
    </w:p>
    <w:p w14:paraId="7A4919C7" w14:textId="616EE073" w:rsidR="00945DFC" w:rsidRDefault="00945DFC" w:rsidP="00992AEA">
      <w:pPr>
        <w:rPr>
          <w:sz w:val="22"/>
          <w:lang w:val="en-GB"/>
        </w:rPr>
      </w:pPr>
    </w:p>
    <w:p w14:paraId="4298E759" w14:textId="665C8491" w:rsidR="005B38A1" w:rsidRDefault="00945DFC" w:rsidP="006B01E0">
      <w:pPr>
        <w:rPr>
          <w:sz w:val="22"/>
          <w:lang w:val="en-GB"/>
        </w:rPr>
      </w:pPr>
      <w:r w:rsidRPr="00D93A3D">
        <w:rPr>
          <w:sz w:val="22"/>
          <w:lang w:val="en-GB"/>
        </w:rPr>
        <w:lastRenderedPageBreak/>
        <w:t>With free allocation</w:t>
      </w:r>
      <w:r>
        <w:rPr>
          <w:sz w:val="22"/>
          <w:lang w:val="en-GB"/>
        </w:rPr>
        <w:t xml:space="preserve"> and multiple benchmarks in place</w:t>
      </w:r>
      <w:r w:rsidRPr="00D93A3D">
        <w:rPr>
          <w:sz w:val="22"/>
          <w:lang w:val="en-GB"/>
        </w:rPr>
        <w:t>, the impact of the</w:t>
      </w:r>
      <w:r>
        <w:rPr>
          <w:sz w:val="22"/>
          <w:lang w:val="en-GB"/>
        </w:rPr>
        <w:t xml:space="preserve"> national</w:t>
      </w:r>
      <w:r w:rsidRPr="00D93A3D">
        <w:rPr>
          <w:sz w:val="22"/>
          <w:lang w:val="en-GB"/>
        </w:rPr>
        <w:t xml:space="preserve"> ETS on fuel-switching away from coal is nevertheless limited.</w:t>
      </w:r>
      <w:r w:rsidR="006B01E0">
        <w:rPr>
          <w:sz w:val="22"/>
          <w:lang w:val="en-GB"/>
        </w:rPr>
        <w:t xml:space="preserve"> </w:t>
      </w:r>
      <w:r w:rsidR="006B01E0" w:rsidRPr="006B01E0">
        <w:rPr>
          <w:sz w:val="22"/>
          <w:lang w:val="en-GB"/>
        </w:rPr>
        <w:t xml:space="preserve">Introducing auctioning in an </w:t>
      </w:r>
      <w:proofErr w:type="gramStart"/>
      <w:r w:rsidR="006B01E0" w:rsidRPr="006B01E0">
        <w:rPr>
          <w:sz w:val="22"/>
          <w:lang w:val="en-GB"/>
        </w:rPr>
        <w:t>output-based</w:t>
      </w:r>
      <w:proofErr w:type="gramEnd"/>
      <w:r w:rsidR="006B01E0" w:rsidRPr="006B01E0">
        <w:rPr>
          <w:sz w:val="22"/>
          <w:lang w:val="en-GB"/>
        </w:rPr>
        <w:t xml:space="preserve"> ETS could </w:t>
      </w:r>
      <w:r w:rsidR="006B01E0">
        <w:rPr>
          <w:sz w:val="22"/>
          <w:lang w:val="en-GB"/>
        </w:rPr>
        <w:t xml:space="preserve">incentivize fuel switching, raise revenues to expand climate action, and </w:t>
      </w:r>
      <w:r w:rsidR="006B01E0" w:rsidRPr="006B01E0">
        <w:rPr>
          <w:sz w:val="22"/>
          <w:lang w:val="en-GB"/>
        </w:rPr>
        <w:t>lead to even greater power sector decarbonisation</w:t>
      </w:r>
      <w:r w:rsidR="006B01E0">
        <w:rPr>
          <w:sz w:val="22"/>
          <w:lang w:val="en-GB"/>
        </w:rPr>
        <w:t>.</w:t>
      </w:r>
      <w:r>
        <w:rPr>
          <w:sz w:val="22"/>
          <w:lang w:val="en-GB"/>
        </w:rPr>
        <w:t xml:space="preserve"> </w:t>
      </w:r>
      <w:r w:rsidRPr="00945DFC">
        <w:rPr>
          <w:sz w:val="22"/>
          <w:lang w:val="en-GB"/>
        </w:rPr>
        <w:t xml:space="preserve">In </w:t>
      </w:r>
      <w:r>
        <w:rPr>
          <w:sz w:val="22"/>
          <w:lang w:val="en-GB"/>
        </w:rPr>
        <w:t>IEA’s</w:t>
      </w:r>
      <w:r w:rsidRPr="00945DFC">
        <w:rPr>
          <w:sz w:val="22"/>
          <w:lang w:val="en-GB"/>
        </w:rPr>
        <w:t xml:space="preserve"> ETS Auctioning Scenario, with the share of auctioning increasing after 2025 and gradually reaching 50% in 2035, carbon emissions from electricity generation could peak at a lower level than under free allowance allocation, reducing annual electricity generation emissions by an additional </w:t>
      </w:r>
      <w:r w:rsidR="006B01E0">
        <w:rPr>
          <w:sz w:val="22"/>
          <w:lang w:val="en-GB"/>
        </w:rPr>
        <w:t>498</w:t>
      </w:r>
      <w:r w:rsidRPr="00945DFC">
        <w:rPr>
          <w:sz w:val="22"/>
          <w:lang w:val="en-GB"/>
        </w:rPr>
        <w:t xml:space="preserve"> MtCO</w:t>
      </w:r>
      <w:r w:rsidRPr="006472B0">
        <w:rPr>
          <w:sz w:val="22"/>
          <w:vertAlign w:val="subscript"/>
          <w:lang w:val="en-GB"/>
        </w:rPr>
        <w:t>2</w:t>
      </w:r>
      <w:r w:rsidRPr="00945DFC">
        <w:rPr>
          <w:sz w:val="22"/>
          <w:lang w:val="en-GB"/>
        </w:rPr>
        <w:t xml:space="preserve"> in 2035</w:t>
      </w:r>
      <w:r w:rsidR="006B01E0">
        <w:rPr>
          <w:sz w:val="22"/>
          <w:lang w:val="en-GB"/>
        </w:rPr>
        <w:t xml:space="preserve"> compared with an ETS with free allowance allocation</w:t>
      </w:r>
      <w:r w:rsidRPr="00945DFC">
        <w:rPr>
          <w:sz w:val="22"/>
          <w:lang w:val="en-GB"/>
        </w:rPr>
        <w:t xml:space="preserve">. </w:t>
      </w:r>
      <w:r w:rsidR="006B01E0">
        <w:rPr>
          <w:sz w:val="22"/>
          <w:lang w:val="en-GB"/>
        </w:rPr>
        <w:t>(Figure 6)</w:t>
      </w:r>
    </w:p>
    <w:p w14:paraId="0656AAD6" w14:textId="45E48665" w:rsidR="000511BB" w:rsidRDefault="000511BB" w:rsidP="006B01E0">
      <w:pPr>
        <w:rPr>
          <w:sz w:val="22"/>
          <w:lang w:val="en-GB"/>
        </w:rPr>
      </w:pPr>
    </w:p>
    <w:p w14:paraId="1C6ABA1A" w14:textId="2164E1F8" w:rsidR="000511BB" w:rsidRDefault="000511BB" w:rsidP="000511BB">
      <w:pPr>
        <w:pStyle w:val="Heading2"/>
        <w:rPr>
          <w:b/>
          <w:bCs/>
          <w:sz w:val="22"/>
          <w:szCs w:val="22"/>
        </w:rPr>
      </w:pPr>
      <w:r>
        <w:rPr>
          <w:b/>
          <w:bCs/>
          <w:sz w:val="22"/>
          <w:szCs w:val="22"/>
        </w:rPr>
        <w:t xml:space="preserve">Key uncertainties </w:t>
      </w:r>
    </w:p>
    <w:p w14:paraId="6B04A270" w14:textId="5CC3180D" w:rsidR="000511BB" w:rsidRDefault="000511BB" w:rsidP="006B01E0">
      <w:pPr>
        <w:rPr>
          <w:sz w:val="22"/>
          <w:lang w:val="en-GB"/>
        </w:rPr>
      </w:pPr>
    </w:p>
    <w:p w14:paraId="437E871C" w14:textId="4171F5B5" w:rsidR="000511BB" w:rsidRPr="00B4420A" w:rsidRDefault="000511BB" w:rsidP="006B01E0">
      <w:pPr>
        <w:rPr>
          <w:b/>
          <w:bCs/>
          <w:i/>
          <w:iCs/>
          <w:sz w:val="22"/>
          <w:lang w:val="en-GB"/>
        </w:rPr>
      </w:pPr>
      <w:r>
        <w:rPr>
          <w:b/>
          <w:bCs/>
          <w:i/>
          <w:iCs/>
          <w:sz w:val="22"/>
          <w:lang w:val="en-GB"/>
        </w:rPr>
        <w:t>Future design of the ETS</w:t>
      </w:r>
    </w:p>
    <w:p w14:paraId="0C142079" w14:textId="378DB247" w:rsidR="000511BB" w:rsidRDefault="000511BB" w:rsidP="000511BB">
      <w:pPr>
        <w:rPr>
          <w:ins w:id="179" w:author="Rachel Chi Kiu Mok" w:date="2022-12-09T14:53:00Z"/>
          <w:sz w:val="22"/>
        </w:rPr>
      </w:pPr>
      <w:r>
        <w:rPr>
          <w:sz w:val="22"/>
        </w:rPr>
        <w:t xml:space="preserve">There are several potential challenges the national ETS will face and it is reported that discussions and changes are underway to improve the design of the system, such as: </w:t>
      </w:r>
      <w:r w:rsidRPr="00F23EB8">
        <w:rPr>
          <w:sz w:val="22"/>
        </w:rPr>
        <w:t xml:space="preserve">an absolute cap on the emissions of covered businesses, rather than a cap on carbon intensity of power production; the </w:t>
      </w:r>
      <w:r>
        <w:rPr>
          <w:sz w:val="22"/>
        </w:rPr>
        <w:t>coverage expansion to other energy-intensive sectors</w:t>
      </w:r>
      <w:r w:rsidRPr="00F23EB8">
        <w:rPr>
          <w:sz w:val="22"/>
        </w:rPr>
        <w:t xml:space="preserve">; development of stronger legal enforcement </w:t>
      </w:r>
      <w:r>
        <w:rPr>
          <w:sz w:val="22"/>
        </w:rPr>
        <w:t>through</w:t>
      </w:r>
      <w:r w:rsidRPr="00F23EB8">
        <w:rPr>
          <w:sz w:val="22"/>
        </w:rPr>
        <w:t xml:space="preserve"> </w:t>
      </w:r>
      <w:r>
        <w:rPr>
          <w:sz w:val="22"/>
        </w:rPr>
        <w:t xml:space="preserve">top government authorities for example the </w:t>
      </w:r>
      <w:r w:rsidRPr="00F23EB8">
        <w:rPr>
          <w:sz w:val="22"/>
        </w:rPr>
        <w:t xml:space="preserve">State Council; </w:t>
      </w:r>
      <w:r>
        <w:rPr>
          <w:sz w:val="22"/>
        </w:rPr>
        <w:t>adoption of auctioning in allowance allocation; establishing price signals in the market;</w:t>
      </w:r>
      <w:r w:rsidRPr="00F23EB8">
        <w:rPr>
          <w:sz w:val="22"/>
        </w:rPr>
        <w:t xml:space="preserve"> improvement in </w:t>
      </w:r>
      <w:r>
        <w:rPr>
          <w:sz w:val="22"/>
        </w:rPr>
        <w:t>MRV capabilities, and adopting policy measures to ensure</w:t>
      </w:r>
      <w:r w:rsidRPr="00F23EB8">
        <w:rPr>
          <w:sz w:val="22"/>
        </w:rPr>
        <w:t xml:space="preserve"> a “just transition”</w:t>
      </w:r>
      <w:r>
        <w:rPr>
          <w:sz w:val="22"/>
        </w:rPr>
        <w:t>.</w:t>
      </w:r>
    </w:p>
    <w:p w14:paraId="51FD26A8" w14:textId="7A334D79" w:rsidR="00573C51" w:rsidRDefault="00573C51" w:rsidP="000511BB">
      <w:pPr>
        <w:rPr>
          <w:sz w:val="22"/>
        </w:rPr>
      </w:pPr>
      <w:commentRangeStart w:id="180"/>
      <w:ins w:id="181" w:author="Rachel Chi Kiu Mok" w:date="2022-12-09T14:53:00Z">
        <w:r w:rsidRPr="00573C51">
          <w:rPr>
            <w:sz w:val="22"/>
            <w:highlight w:val="yellow"/>
            <w:rPrChange w:id="182" w:author="Rachel Chi Kiu Mok" w:date="2022-12-09T14:53:00Z">
              <w:rPr>
                <w:sz w:val="22"/>
              </w:rPr>
            </w:rPrChange>
          </w:rPr>
          <w:t>[Elaborate on the design issues of the ETS]</w:t>
        </w:r>
        <w:commentRangeEnd w:id="180"/>
        <w:r>
          <w:rPr>
            <w:rStyle w:val="CommentReference"/>
          </w:rPr>
          <w:commentReference w:id="180"/>
        </w:r>
      </w:ins>
    </w:p>
    <w:p w14:paraId="7B2E6D7D" w14:textId="33CC5CBA" w:rsidR="000511BB" w:rsidRDefault="000511BB" w:rsidP="000511BB">
      <w:pPr>
        <w:rPr>
          <w:ins w:id="183" w:author="Rachel Chi Kiu Mok" w:date="2022-12-09T14:59:00Z"/>
          <w:sz w:val="22"/>
        </w:rPr>
      </w:pPr>
    </w:p>
    <w:p w14:paraId="654D4CE1" w14:textId="77777777" w:rsidR="001B78F5" w:rsidRPr="005B38A1" w:rsidRDefault="001B78F5" w:rsidP="001B78F5">
      <w:pPr>
        <w:pStyle w:val="ListParagraph"/>
        <w:numPr>
          <w:ilvl w:val="0"/>
          <w:numId w:val="25"/>
        </w:numPr>
        <w:spacing w:after="120"/>
        <w:ind w:left="907" w:hanging="907"/>
        <w:jc w:val="left"/>
        <w:rPr>
          <w:ins w:id="184" w:author="Rachel Chi Kiu Mok" w:date="2022-12-09T14:59:00Z"/>
          <w:b/>
          <w:bCs/>
          <w:sz w:val="22"/>
          <w:lang w:val="en-GB"/>
        </w:rPr>
      </w:pPr>
      <w:commentRangeStart w:id="185"/>
      <w:ins w:id="186" w:author="Rachel Chi Kiu Mok" w:date="2022-12-09T14:59:00Z">
        <w:r w:rsidRPr="005B38A1">
          <w:rPr>
            <w:b/>
            <w:bCs/>
            <w:sz w:val="22"/>
            <w:lang w:val="en-GB"/>
          </w:rPr>
          <w:t>Additional Emissions Reductions by National ETS Free Allocation vs Auctioning, 2025-2035</w:t>
        </w:r>
      </w:ins>
    </w:p>
    <w:p w14:paraId="618B2FF9" w14:textId="77777777" w:rsidR="001B78F5" w:rsidRDefault="001B78F5" w:rsidP="001B78F5">
      <w:pPr>
        <w:spacing w:before="120" w:after="120"/>
        <w:jc w:val="center"/>
        <w:rPr>
          <w:ins w:id="187" w:author="Rachel Chi Kiu Mok" w:date="2022-12-09T14:59:00Z"/>
          <w:sz w:val="22"/>
          <w:lang w:val="en-GB"/>
        </w:rPr>
      </w:pPr>
      <w:ins w:id="188" w:author="Rachel Chi Kiu Mok" w:date="2022-12-09T14:59:00Z">
        <w:r w:rsidRPr="006B01E0">
          <w:rPr>
            <w:noProof/>
            <w:sz w:val="22"/>
            <w:lang w:val="en-GB"/>
          </w:rPr>
          <mc:AlternateContent>
            <mc:Choice Requires="wps">
              <w:drawing>
                <wp:anchor distT="45720" distB="45720" distL="114300" distR="114300" simplePos="0" relativeHeight="251680768" behindDoc="0" locked="0" layoutInCell="1" allowOverlap="1" wp14:anchorId="5AFAD694" wp14:editId="471A699D">
                  <wp:simplePos x="0" y="0"/>
                  <wp:positionH relativeFrom="column">
                    <wp:posOffset>1243330</wp:posOffset>
                  </wp:positionH>
                  <wp:positionV relativeFrom="paragraph">
                    <wp:posOffset>565454</wp:posOffset>
                  </wp:positionV>
                  <wp:extent cx="723569" cy="1404620"/>
                  <wp:effectExtent l="0" t="0" r="0" b="635"/>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569" cy="1404620"/>
                          </a:xfrm>
                          <a:prstGeom prst="rect">
                            <a:avLst/>
                          </a:prstGeom>
                          <a:noFill/>
                          <a:ln w="9525">
                            <a:noFill/>
                            <a:miter lim="800000"/>
                            <a:headEnd/>
                            <a:tailEnd/>
                          </a:ln>
                        </wps:spPr>
                        <wps:txbx>
                          <w:txbxContent>
                            <w:p w14:paraId="2F8AEF30" w14:textId="77777777" w:rsidR="001B78F5" w:rsidRPr="000C4C03" w:rsidRDefault="001B78F5" w:rsidP="001B78F5">
                              <w:pPr>
                                <w:rPr>
                                  <w:color w:val="ED7D31" w:themeColor="accent2"/>
                                  <w:sz w:val="14"/>
                                  <w:szCs w:val="14"/>
                                </w:rPr>
                              </w:pPr>
                              <w:r w:rsidRPr="000C4C03">
                                <w:rPr>
                                  <w:color w:val="ED7D31" w:themeColor="accent2"/>
                                  <w:sz w:val="14"/>
                                  <w:szCs w:val="14"/>
                                </w:rPr>
                                <w:t>additional -34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FAD694" id="Text Box 2" o:spid="_x0000_s1027" type="#_x0000_t202" style="position:absolute;left:0;text-align:left;margin-left:97.9pt;margin-top:44.5pt;width:56.95pt;height:110.6pt;z-index:251680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" filled="f" stroked="f">
                  <v:textbox style="mso-fit-shape-to-text:t">
                    <w:txbxContent>
                      <w:p w14:paraId="2F8AEF30" w14:textId="77777777" w:rsidR="001B78F5" w:rsidRPr="000C4C03" w:rsidRDefault="001B78F5" w:rsidP="001B78F5">
                        <w:pPr>
                          <w:rPr>
                            <w:color w:val="ED7D31" w:themeColor="accent2"/>
                            <w:sz w:val="14"/>
                            <w:szCs w:val="14"/>
                          </w:rPr>
                        </w:pPr>
                        <w:r w:rsidRPr="000C4C03">
                          <w:rPr>
                            <w:color w:val="ED7D31" w:themeColor="accent2"/>
                            <w:sz w:val="14"/>
                            <w:szCs w:val="14"/>
                          </w:rPr>
                          <w:t>additional -34</w:t>
                        </w:r>
                      </w:p>
                    </w:txbxContent>
                  </v:textbox>
                </v:shape>
              </w:pict>
            </mc:Fallback>
          </mc:AlternateContent>
        </w:r>
        <w:r w:rsidRPr="006B01E0">
          <w:rPr>
            <w:noProof/>
            <w:color w:val="000000" w:themeColor="text1"/>
            <w:sz w:val="22"/>
            <w:lang w:val="en-GB"/>
          </w:rPr>
          <mc:AlternateContent>
            <mc:Choice Requires="wps">
              <w:drawing>
                <wp:anchor distT="0" distB="0" distL="114300" distR="114300" simplePos="0" relativeHeight="251677696" behindDoc="0" locked="0" layoutInCell="1" allowOverlap="1" wp14:anchorId="72E5FC55" wp14:editId="5B528978">
                  <wp:simplePos x="0" y="0"/>
                  <wp:positionH relativeFrom="column">
                    <wp:posOffset>1878054</wp:posOffset>
                  </wp:positionH>
                  <wp:positionV relativeFrom="paragraph">
                    <wp:posOffset>618656</wp:posOffset>
                  </wp:positionV>
                  <wp:extent cx="45085" cy="88265"/>
                  <wp:effectExtent l="0" t="0" r="12065" b="26035"/>
                  <wp:wrapNone/>
                  <wp:docPr id="15" name="Left Bracket 15"/>
                  <wp:cNvGraphicFramePr/>
                  <a:graphic xmlns:a="http://schemas.openxmlformats.org/drawingml/2006/main">
                    <a:graphicData uri="http://schemas.microsoft.com/office/word/2010/wordprocessingShape">
                      <wps:wsp>
                        <wps:cNvSpPr/>
                        <wps:spPr>
                          <a:xfrm>
                            <a:off x="0" y="0"/>
                            <a:ext cx="45085" cy="88265"/>
                          </a:xfrm>
                          <a:prstGeom prst="leftBracket">
                            <a:avLst/>
                          </a:prstGeom>
                          <a:ln>
                            <a:solidFill>
                              <a:schemeClr val="accent2"/>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197DB66"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15" o:spid="_x0000_s1026" type="#_x0000_t85" style="position:absolute;margin-left:147.9pt;margin-top:48.7pt;width:3.55pt;height:6.9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" adj="919" strokecolor="#ed7d31 [3205]" strokeweight=".5pt">
                  <v:stroke joinstyle="miter"/>
                </v:shape>
              </w:pict>
            </mc:Fallback>
          </mc:AlternateContent>
        </w:r>
        <w:r w:rsidRPr="006B01E0">
          <w:rPr>
            <w:noProof/>
            <w:color w:val="000000" w:themeColor="text1"/>
            <w:sz w:val="22"/>
            <w:lang w:val="en-GB"/>
          </w:rPr>
          <mc:AlternateContent>
            <mc:Choice Requires="wps">
              <w:drawing>
                <wp:anchor distT="0" distB="0" distL="114300" distR="114300" simplePos="0" relativeHeight="251678720" behindDoc="0" locked="0" layoutInCell="1" allowOverlap="1" wp14:anchorId="47EEC0CB" wp14:editId="0870ADD8">
                  <wp:simplePos x="0" y="0"/>
                  <wp:positionH relativeFrom="column">
                    <wp:posOffset>3369310</wp:posOffset>
                  </wp:positionH>
                  <wp:positionV relativeFrom="paragraph">
                    <wp:posOffset>1334770</wp:posOffset>
                  </wp:positionV>
                  <wp:extent cx="87630" cy="443230"/>
                  <wp:effectExtent l="0" t="0" r="26670" b="13970"/>
                  <wp:wrapNone/>
                  <wp:docPr id="16" name="Left Bracket 16"/>
                  <wp:cNvGraphicFramePr/>
                  <a:graphic xmlns:a="http://schemas.openxmlformats.org/drawingml/2006/main">
                    <a:graphicData uri="http://schemas.microsoft.com/office/word/2010/wordprocessingShape">
                      <wps:wsp>
                        <wps:cNvSpPr/>
                        <wps:spPr>
                          <a:xfrm>
                            <a:off x="0" y="0"/>
                            <a:ext cx="87630" cy="443230"/>
                          </a:xfrm>
                          <a:prstGeom prst="leftBracket">
                            <a:avLst/>
                          </a:prstGeom>
                          <a:ln>
                            <a:solidFill>
                              <a:schemeClr val="accent2"/>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CA7BDA" id="Left Bracket 16" o:spid="_x0000_s1026" type="#_x0000_t85" style="position:absolute;margin-left:265.3pt;margin-top:105.1pt;width:6.9pt;height:34.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" adj="356" strokecolor="#ed7d31 [3205]" strokeweight=".5pt">
                  <v:stroke joinstyle="miter"/>
                </v:shape>
              </w:pict>
            </mc:Fallback>
          </mc:AlternateContent>
        </w:r>
        <w:r w:rsidRPr="006B01E0">
          <w:rPr>
            <w:noProof/>
            <w:sz w:val="22"/>
            <w:lang w:val="en-GB"/>
          </w:rPr>
          <mc:AlternateContent>
            <mc:Choice Requires="wps">
              <w:drawing>
                <wp:anchor distT="45720" distB="45720" distL="114300" distR="114300" simplePos="0" relativeHeight="251681792" behindDoc="0" locked="0" layoutInCell="1" allowOverlap="1" wp14:anchorId="61A7BBAF" wp14:editId="65C9E480">
                  <wp:simplePos x="0" y="0"/>
                  <wp:positionH relativeFrom="column">
                    <wp:posOffset>2670506</wp:posOffset>
                  </wp:positionH>
                  <wp:positionV relativeFrom="paragraph">
                    <wp:posOffset>1465580</wp:posOffset>
                  </wp:positionV>
                  <wp:extent cx="1036955" cy="1404620"/>
                  <wp:effectExtent l="0" t="0" r="0" b="63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6955" cy="1404620"/>
                          </a:xfrm>
                          <a:prstGeom prst="rect">
                            <a:avLst/>
                          </a:prstGeom>
                          <a:noFill/>
                          <a:ln w="9525">
                            <a:noFill/>
                            <a:miter lim="800000"/>
                            <a:headEnd/>
                            <a:tailEnd/>
                          </a:ln>
                        </wps:spPr>
                        <wps:txbx>
                          <w:txbxContent>
                            <w:p w14:paraId="1DBBD2D2" w14:textId="77777777" w:rsidR="001B78F5" w:rsidRPr="000C4C03" w:rsidRDefault="001B78F5" w:rsidP="001B78F5">
                              <w:pPr>
                                <w:rPr>
                                  <w:color w:val="ED7D31" w:themeColor="accent2"/>
                                  <w:sz w:val="14"/>
                                  <w:szCs w:val="14"/>
                                </w:rPr>
                              </w:pPr>
                              <w:r w:rsidRPr="000C4C03">
                                <w:rPr>
                                  <w:color w:val="ED7D31" w:themeColor="accent2"/>
                                  <w:sz w:val="14"/>
                                  <w:szCs w:val="14"/>
                                </w:rPr>
                                <w:t>additional -177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A7BBAF" id="_x0000_s1028" type="#_x0000_t202" style="position:absolute;left:0;text-align:left;margin-left:210.3pt;margin-top:115.4pt;width:81.65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" filled="f" stroked="f">
                  <v:textbox style="mso-fit-shape-to-text:t">
                    <w:txbxContent>
                      <w:p w14:paraId="1DBBD2D2" w14:textId="77777777" w:rsidR="001B78F5" w:rsidRPr="000C4C03" w:rsidRDefault="001B78F5" w:rsidP="001B78F5">
                        <w:pPr>
                          <w:rPr>
                            <w:color w:val="ED7D31" w:themeColor="accent2"/>
                            <w:sz w:val="14"/>
                            <w:szCs w:val="14"/>
                          </w:rPr>
                        </w:pPr>
                        <w:r w:rsidRPr="000C4C03">
                          <w:rPr>
                            <w:color w:val="ED7D31" w:themeColor="accent2"/>
                            <w:sz w:val="14"/>
                            <w:szCs w:val="14"/>
                          </w:rPr>
                          <w:t>additional -177</w:t>
                        </w:r>
                      </w:p>
                    </w:txbxContent>
                  </v:textbox>
                </v:shape>
              </w:pict>
            </mc:Fallback>
          </mc:AlternateContent>
        </w:r>
        <w:r w:rsidRPr="006B01E0">
          <w:rPr>
            <w:noProof/>
            <w:sz w:val="22"/>
            <w:lang w:val="en-GB"/>
          </w:rPr>
          <mc:AlternateContent>
            <mc:Choice Requires="wps">
              <w:drawing>
                <wp:anchor distT="45720" distB="45720" distL="114300" distR="114300" simplePos="0" relativeHeight="251682816" behindDoc="0" locked="0" layoutInCell="1" allowOverlap="1" wp14:anchorId="4DD597AD" wp14:editId="0D4FE2B6">
                  <wp:simplePos x="0" y="0"/>
                  <wp:positionH relativeFrom="column">
                    <wp:posOffset>4141802</wp:posOffset>
                  </wp:positionH>
                  <wp:positionV relativeFrom="paragraph">
                    <wp:posOffset>2527991</wp:posOffset>
                  </wp:positionV>
                  <wp:extent cx="1037230" cy="1404620"/>
                  <wp:effectExtent l="0" t="0" r="0" b="635"/>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7230" cy="1404620"/>
                          </a:xfrm>
                          <a:prstGeom prst="rect">
                            <a:avLst/>
                          </a:prstGeom>
                          <a:noFill/>
                          <a:ln w="9525">
                            <a:noFill/>
                            <a:miter lim="800000"/>
                            <a:headEnd/>
                            <a:tailEnd/>
                          </a:ln>
                        </wps:spPr>
                        <wps:txbx>
                          <w:txbxContent>
                            <w:p w14:paraId="38E601D7" w14:textId="77777777" w:rsidR="001B78F5" w:rsidRPr="000C4C03" w:rsidRDefault="001B78F5" w:rsidP="001B78F5">
                              <w:pPr>
                                <w:rPr>
                                  <w:color w:val="ED7D31" w:themeColor="accent2"/>
                                  <w:sz w:val="14"/>
                                  <w:szCs w:val="14"/>
                                </w:rPr>
                              </w:pPr>
                              <w:r w:rsidRPr="000C4C03">
                                <w:rPr>
                                  <w:color w:val="ED7D31" w:themeColor="accent2"/>
                                  <w:sz w:val="14"/>
                                  <w:szCs w:val="14"/>
                                </w:rPr>
                                <w:t>additional -498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D597AD" id="_x0000_s1029" type="#_x0000_t202" style="position:absolute;left:0;text-align:left;margin-left:326.15pt;margin-top:199.05pt;width:81.65pt;height:110.6pt;z-index:251682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" filled="f" stroked="f">
                  <v:textbox style="mso-fit-shape-to-text:t">
                    <w:txbxContent>
                      <w:p w14:paraId="38E601D7" w14:textId="77777777" w:rsidR="001B78F5" w:rsidRPr="000C4C03" w:rsidRDefault="001B78F5" w:rsidP="001B78F5">
                        <w:pPr>
                          <w:rPr>
                            <w:color w:val="ED7D31" w:themeColor="accent2"/>
                            <w:sz w:val="14"/>
                            <w:szCs w:val="14"/>
                          </w:rPr>
                        </w:pPr>
                        <w:r w:rsidRPr="000C4C03">
                          <w:rPr>
                            <w:color w:val="ED7D31" w:themeColor="accent2"/>
                            <w:sz w:val="14"/>
                            <w:szCs w:val="14"/>
                          </w:rPr>
                          <w:t>additional -498</w:t>
                        </w:r>
                      </w:p>
                    </w:txbxContent>
                  </v:textbox>
                </v:shape>
              </w:pict>
            </mc:Fallback>
          </mc:AlternateContent>
        </w:r>
        <w:r w:rsidRPr="006B01E0">
          <w:rPr>
            <w:noProof/>
            <w:color w:val="000000" w:themeColor="text1"/>
            <w:sz w:val="22"/>
            <w:lang w:val="en-GB"/>
          </w:rPr>
          <mc:AlternateContent>
            <mc:Choice Requires="wps">
              <w:drawing>
                <wp:anchor distT="0" distB="0" distL="114300" distR="114300" simplePos="0" relativeHeight="251679744" behindDoc="0" locked="0" layoutInCell="1" allowOverlap="1" wp14:anchorId="31849AF4" wp14:editId="4CB91C49">
                  <wp:simplePos x="0" y="0"/>
                  <wp:positionH relativeFrom="column">
                    <wp:posOffset>4841543</wp:posOffset>
                  </wp:positionH>
                  <wp:positionV relativeFrom="paragraph">
                    <wp:posOffset>1984375</wp:posOffset>
                  </wp:positionV>
                  <wp:extent cx="115599" cy="1316990"/>
                  <wp:effectExtent l="0" t="0" r="17780" b="16510"/>
                  <wp:wrapNone/>
                  <wp:docPr id="19" name="Left Bracket 19"/>
                  <wp:cNvGraphicFramePr/>
                  <a:graphic xmlns:a="http://schemas.openxmlformats.org/drawingml/2006/main">
                    <a:graphicData uri="http://schemas.microsoft.com/office/word/2010/wordprocessingShape">
                      <wps:wsp>
                        <wps:cNvSpPr/>
                        <wps:spPr>
                          <a:xfrm>
                            <a:off x="0" y="0"/>
                            <a:ext cx="115599" cy="1316990"/>
                          </a:xfrm>
                          <a:prstGeom prst="leftBracket">
                            <a:avLst/>
                          </a:prstGeom>
                          <a:ln>
                            <a:solidFill>
                              <a:schemeClr val="accent2"/>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5EAE12" id="Left Bracket 19" o:spid="_x0000_s1026" type="#_x0000_t85" style="position:absolute;margin-left:381.2pt;margin-top:156.25pt;width:9.1pt;height:103.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" adj="158" strokecolor="#ed7d31 [3205]" strokeweight=".5pt">
                  <v:stroke joinstyle="miter"/>
                </v:shape>
              </w:pict>
            </mc:Fallback>
          </mc:AlternateContent>
        </w:r>
        <w:r>
          <w:rPr>
            <w:noProof/>
            <w:sz w:val="22"/>
            <w:lang w:val="en-GB"/>
          </w:rPr>
          <mc:AlternateContent>
            <mc:Choice Requires="wps">
              <w:drawing>
                <wp:anchor distT="0" distB="0" distL="114300" distR="114300" simplePos="0" relativeHeight="251676672" behindDoc="0" locked="0" layoutInCell="1" allowOverlap="1" wp14:anchorId="7CA982DB" wp14:editId="747EF0E3">
                  <wp:simplePos x="0" y="0"/>
                  <wp:positionH relativeFrom="column">
                    <wp:posOffset>4143375</wp:posOffset>
                  </wp:positionH>
                  <wp:positionV relativeFrom="paragraph">
                    <wp:posOffset>51435</wp:posOffset>
                  </wp:positionV>
                  <wp:extent cx="0" cy="2715725"/>
                  <wp:effectExtent l="0" t="0" r="38100" b="27940"/>
                  <wp:wrapNone/>
                  <wp:docPr id="20" name="Straight Connector 20"/>
                  <wp:cNvGraphicFramePr/>
                  <a:graphic xmlns:a="http://schemas.openxmlformats.org/drawingml/2006/main">
                    <a:graphicData uri="http://schemas.microsoft.com/office/word/2010/wordprocessingShape">
                      <wps:wsp>
                        <wps:cNvCnPr/>
                        <wps:spPr>
                          <a:xfrm>
                            <a:off x="0" y="0"/>
                            <a:ext cx="0" cy="2715725"/>
                          </a:xfrm>
                          <a:prstGeom prst="line">
                            <a:avLst/>
                          </a:prstGeom>
                          <a:ln>
                            <a:solidFill>
                              <a:schemeClr val="accent2"/>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4D1969D" id="Straight Connector 20" o:spid="_x0000_s1026" style="position:absolute;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6.25pt,4.05pt" to="326.25pt,2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" strokecolor="#ed7d31 [3205]" strokeweight=".5pt">
                  <v:stroke dashstyle="dash" joinstyle="miter"/>
                </v:line>
              </w:pict>
            </mc:Fallback>
          </mc:AlternateContent>
        </w:r>
        <w:r>
          <w:rPr>
            <w:noProof/>
            <w:sz w:val="22"/>
            <w:lang w:val="en-GB"/>
          </w:rPr>
          <mc:AlternateContent>
            <mc:Choice Requires="wps">
              <w:drawing>
                <wp:anchor distT="0" distB="0" distL="114300" distR="114300" simplePos="0" relativeHeight="251675648" behindDoc="0" locked="0" layoutInCell="1" allowOverlap="1" wp14:anchorId="4A0E9ECC" wp14:editId="44EC2289">
                  <wp:simplePos x="0" y="0"/>
                  <wp:positionH relativeFrom="column">
                    <wp:posOffset>2604439</wp:posOffset>
                  </wp:positionH>
                  <wp:positionV relativeFrom="paragraph">
                    <wp:posOffset>35560</wp:posOffset>
                  </wp:positionV>
                  <wp:extent cx="0" cy="2715260"/>
                  <wp:effectExtent l="0" t="0" r="38100" b="27940"/>
                  <wp:wrapNone/>
                  <wp:docPr id="21" name="Straight Connector 21"/>
                  <wp:cNvGraphicFramePr/>
                  <a:graphic xmlns:a="http://schemas.openxmlformats.org/drawingml/2006/main">
                    <a:graphicData uri="http://schemas.microsoft.com/office/word/2010/wordprocessingShape">
                      <wps:wsp>
                        <wps:cNvCnPr/>
                        <wps:spPr>
                          <a:xfrm>
                            <a:off x="0" y="0"/>
                            <a:ext cx="0" cy="2715260"/>
                          </a:xfrm>
                          <a:prstGeom prst="line">
                            <a:avLst/>
                          </a:prstGeom>
                          <a:ln>
                            <a:solidFill>
                              <a:schemeClr val="accent2"/>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FC4628" id="Straight Connector 21"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05pt,2.8pt" to="205.05pt,2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" strokecolor="#ed7d31 [3205]" strokeweight=".5pt">
                  <v:stroke dashstyle="dash" joinstyle="miter"/>
                </v:line>
              </w:pict>
            </mc:Fallback>
          </mc:AlternateContent>
        </w:r>
        <w:r>
          <w:rPr>
            <w:noProof/>
            <w:sz w:val="22"/>
            <w:lang w:val="en-GB"/>
          </w:rPr>
          <w:drawing>
            <wp:inline distT="0" distB="0" distL="0" distR="0" wp14:anchorId="3CBFD70C" wp14:editId="31F5B52A">
              <wp:extent cx="5247564" cy="3790939"/>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86803" cy="3819286"/>
                      </a:xfrm>
                      <a:prstGeom prst="rect">
                        <a:avLst/>
                      </a:prstGeom>
                      <a:noFill/>
                    </pic:spPr>
                  </pic:pic>
                </a:graphicData>
              </a:graphic>
            </wp:inline>
          </w:drawing>
        </w:r>
      </w:ins>
    </w:p>
    <w:p w14:paraId="33BC544D" w14:textId="77777777" w:rsidR="001B78F5" w:rsidRPr="005B38A1" w:rsidRDefault="001B78F5" w:rsidP="001B78F5">
      <w:pPr>
        <w:rPr>
          <w:ins w:id="189" w:author="Rachel Chi Kiu Mok" w:date="2022-12-09T14:59:00Z"/>
          <w:sz w:val="18"/>
          <w:szCs w:val="18"/>
          <w:lang w:val="en-GB"/>
        </w:rPr>
      </w:pPr>
      <w:ins w:id="190" w:author="Rachel Chi Kiu Mok" w:date="2022-12-09T14:59:00Z">
        <w:r w:rsidRPr="005B38A1">
          <w:rPr>
            <w:i/>
            <w:iCs/>
            <w:sz w:val="18"/>
            <w:szCs w:val="18"/>
            <w:lang w:val="en-GB"/>
          </w:rPr>
          <w:t>Data source</w:t>
        </w:r>
        <w:r w:rsidRPr="005B38A1">
          <w:rPr>
            <w:sz w:val="18"/>
            <w:szCs w:val="18"/>
            <w:lang w:val="en-GB"/>
          </w:rPr>
          <w:t>: IEA</w:t>
        </w:r>
        <w:commentRangeEnd w:id="185"/>
        <w:r>
          <w:rPr>
            <w:rStyle w:val="CommentReference"/>
          </w:rPr>
          <w:commentReference w:id="185"/>
        </w:r>
      </w:ins>
    </w:p>
    <w:p w14:paraId="420E0963" w14:textId="77777777" w:rsidR="001B78F5" w:rsidRDefault="001B78F5" w:rsidP="000511BB">
      <w:pPr>
        <w:rPr>
          <w:sz w:val="22"/>
        </w:rPr>
      </w:pPr>
    </w:p>
    <w:p w14:paraId="3F2B42B4" w14:textId="769447A6" w:rsidR="000511BB" w:rsidDel="0023571F" w:rsidRDefault="000511BB" w:rsidP="000511BB">
      <w:pPr>
        <w:pStyle w:val="Heading2"/>
        <w:rPr>
          <w:del w:id="191" w:author="Rachel Chi Kiu Mok" w:date="2022-12-09T14:55:00Z"/>
          <w:b/>
          <w:bCs/>
          <w:sz w:val="22"/>
          <w:szCs w:val="22"/>
          <w:lang w:val="en-GB"/>
        </w:rPr>
      </w:pPr>
      <w:del w:id="192" w:author="Rachel Chi Kiu Mok" w:date="2022-12-09T14:55:00Z">
        <w:r w:rsidDel="0023571F">
          <w:rPr>
            <w:b/>
            <w:bCs/>
            <w:sz w:val="22"/>
            <w:szCs w:val="22"/>
            <w:lang w:val="en-GB"/>
          </w:rPr>
          <w:delText>CCER scheme and regulation</w:delText>
        </w:r>
      </w:del>
    </w:p>
    <w:p w14:paraId="79AADB9D" w14:textId="55D80CA8" w:rsidR="000511BB" w:rsidDel="0023571F" w:rsidRDefault="000511BB" w:rsidP="000511BB">
      <w:pPr>
        <w:rPr>
          <w:del w:id="193" w:author="Rachel Chi Kiu Mok" w:date="2022-12-09T14:55:00Z"/>
          <w:sz w:val="22"/>
          <w:szCs w:val="24"/>
        </w:rPr>
      </w:pPr>
      <w:del w:id="194" w:author="Rachel Chi Kiu Mok" w:date="2022-12-09T14:55:00Z">
        <w:r w:rsidRPr="00E73AF7" w:rsidDel="0023571F">
          <w:rPr>
            <w:sz w:val="22"/>
            <w:szCs w:val="24"/>
          </w:rPr>
          <w:delText xml:space="preserve">It remains unclear when CCER approvals will restart, however China is expected to resume the China GHG Voluntary Emission Reduction Program and the market for CCER soon. There were around 40 million tonnes of CCERs circulating in the market when approvals were halted in 2017, 33 million tonnes have been used under </w:delText>
        </w:r>
        <w:r w:rsidRPr="00E73AF7" w:rsidDel="0023571F">
          <w:rPr>
            <w:sz w:val="22"/>
            <w:szCs w:val="24"/>
          </w:rPr>
          <w:lastRenderedPageBreak/>
          <w:delText>the 5% offset rules during the first implementation period of the national ETS. Now the stock of historical CCERs has been significantly consumed, and the Beijing Green Exchange was tasked by the government in 2021 to develop a national trading platform for CCERs, these all point to the speculation of the possible relaunch of the CCER program.</w:delText>
        </w:r>
      </w:del>
    </w:p>
    <w:p w14:paraId="2AB80947" w14:textId="5C6A747A" w:rsidR="000511BB" w:rsidDel="0023571F" w:rsidRDefault="000511BB" w:rsidP="000511BB">
      <w:pPr>
        <w:rPr>
          <w:del w:id="195" w:author="Rachel Chi Kiu Mok" w:date="2022-12-09T14:55:00Z"/>
          <w:sz w:val="22"/>
          <w:szCs w:val="24"/>
        </w:rPr>
      </w:pPr>
    </w:p>
    <w:p w14:paraId="7148AA5A" w14:textId="39ED7AA2" w:rsidR="000511BB" w:rsidDel="0023571F" w:rsidRDefault="000511BB" w:rsidP="000511BB">
      <w:pPr>
        <w:rPr>
          <w:del w:id="196" w:author="Rachel Chi Kiu Mok" w:date="2022-12-09T14:55:00Z"/>
          <w:sz w:val="22"/>
          <w:szCs w:val="24"/>
        </w:rPr>
      </w:pPr>
      <w:del w:id="197" w:author="Rachel Chi Kiu Mok" w:date="2022-12-09T14:55:00Z">
        <w:r w:rsidDel="0023571F">
          <w:rPr>
            <w:sz w:val="22"/>
            <w:szCs w:val="24"/>
          </w:rPr>
          <w:delText xml:space="preserve">The other challenge for the CCER is to meet the requirements of CORSIA’s eligible emission units. The Technical Advisory Body (TAB) of ICAO pointed out through their assessment that current CCER scheme </w:delText>
        </w:r>
        <w:r w:rsidRPr="00C530CF" w:rsidDel="0023571F">
          <w:rPr>
            <w:sz w:val="22"/>
            <w:szCs w:val="24"/>
          </w:rPr>
          <w:delText xml:space="preserve">does not have sufficient requirements to ensure the additionality of </w:delText>
        </w:r>
        <w:r w:rsidDel="0023571F">
          <w:rPr>
            <w:sz w:val="22"/>
            <w:szCs w:val="24"/>
          </w:rPr>
          <w:delText>CCER</w:delText>
        </w:r>
        <w:r w:rsidRPr="00C530CF" w:rsidDel="0023571F">
          <w:rPr>
            <w:sz w:val="22"/>
            <w:szCs w:val="24"/>
          </w:rPr>
          <w:delText xml:space="preserve"> projects, and needs to ensure that the </w:delText>
        </w:r>
        <w:r w:rsidDel="0023571F">
          <w:rPr>
            <w:sz w:val="22"/>
            <w:szCs w:val="24"/>
          </w:rPr>
          <w:delText xml:space="preserve">eligible emission units </w:delText>
        </w:r>
        <w:r w:rsidRPr="00C530CF" w:rsidDel="0023571F">
          <w:rPr>
            <w:sz w:val="22"/>
            <w:szCs w:val="24"/>
          </w:rPr>
          <w:delText>do not arise from any legal and regulatory mandates</w:delText>
        </w:r>
        <w:r w:rsidDel="0023571F">
          <w:rPr>
            <w:sz w:val="22"/>
            <w:szCs w:val="24"/>
          </w:rPr>
          <w:delText xml:space="preserve">; improvements are required to address double counting; </w:delText>
        </w:r>
        <w:r w:rsidRPr="00C530CF" w:rsidDel="0023571F">
          <w:rPr>
            <w:sz w:val="22"/>
            <w:szCs w:val="24"/>
          </w:rPr>
          <w:delText xml:space="preserve">it is not </w:delText>
        </w:r>
        <w:r w:rsidDel="0023571F">
          <w:rPr>
            <w:sz w:val="22"/>
            <w:szCs w:val="24"/>
          </w:rPr>
          <w:delText>suggested</w:delText>
        </w:r>
        <w:r w:rsidRPr="00C530CF" w:rsidDel="0023571F">
          <w:rPr>
            <w:sz w:val="22"/>
            <w:szCs w:val="24"/>
          </w:rPr>
          <w:delText xml:space="preserve"> to impose additional restrictions on </w:delText>
        </w:r>
        <w:r w:rsidDel="0023571F">
          <w:rPr>
            <w:sz w:val="22"/>
            <w:szCs w:val="24"/>
          </w:rPr>
          <w:delText>CCER</w:delText>
        </w:r>
        <w:r w:rsidRPr="00C530CF" w:rsidDel="0023571F">
          <w:rPr>
            <w:sz w:val="22"/>
            <w:szCs w:val="24"/>
          </w:rPr>
          <w:delText xml:space="preserve"> project</w:delText>
        </w:r>
        <w:r w:rsidDel="0023571F">
          <w:rPr>
            <w:sz w:val="22"/>
            <w:szCs w:val="24"/>
          </w:rPr>
          <w:delText xml:space="preserve"> scope</w:delText>
        </w:r>
        <w:r w:rsidRPr="00C530CF" w:rsidDel="0023571F">
          <w:rPr>
            <w:sz w:val="22"/>
            <w:szCs w:val="24"/>
          </w:rPr>
          <w:delText xml:space="preserve"> beyond those that are</w:delText>
        </w:r>
        <w:r w:rsidDel="0023571F">
          <w:rPr>
            <w:sz w:val="22"/>
            <w:szCs w:val="24"/>
          </w:rPr>
          <w:delText xml:space="preserve"> explicitly</w:delText>
        </w:r>
        <w:r w:rsidRPr="00C530CF" w:rsidDel="0023571F">
          <w:rPr>
            <w:sz w:val="22"/>
            <w:szCs w:val="24"/>
          </w:rPr>
          <w:delText xml:space="preserve"> excluded in the application documents and assessment </w:delText>
        </w:r>
        <w:commentRangeStart w:id="198"/>
        <w:r w:rsidRPr="00C530CF" w:rsidDel="0023571F">
          <w:rPr>
            <w:sz w:val="22"/>
            <w:szCs w:val="24"/>
          </w:rPr>
          <w:delText>reports</w:delText>
        </w:r>
        <w:commentRangeEnd w:id="198"/>
        <w:r w:rsidDel="0023571F">
          <w:rPr>
            <w:rStyle w:val="CommentReference"/>
          </w:rPr>
          <w:commentReference w:id="198"/>
        </w:r>
        <w:r w:rsidRPr="00C530CF" w:rsidDel="0023571F">
          <w:rPr>
            <w:sz w:val="22"/>
            <w:szCs w:val="24"/>
          </w:rPr>
          <w:delText>.</w:delText>
        </w:r>
      </w:del>
    </w:p>
    <w:p w14:paraId="0BBC3C6E" w14:textId="1E779FAB" w:rsidR="000511BB" w:rsidDel="003D26C9" w:rsidRDefault="000511BB" w:rsidP="000511BB">
      <w:pPr>
        <w:rPr>
          <w:del w:id="199" w:author="Rachel Chi Kiu Mok" w:date="2022-12-09T14:55:00Z"/>
          <w:sz w:val="22"/>
          <w:szCs w:val="24"/>
        </w:rPr>
      </w:pPr>
    </w:p>
    <w:p w14:paraId="4F66F3A5" w14:textId="77777777" w:rsidR="000511BB" w:rsidRDefault="000511BB" w:rsidP="000511BB">
      <w:pPr>
        <w:pStyle w:val="Heading2"/>
        <w:rPr>
          <w:b/>
          <w:bCs/>
          <w:sz w:val="22"/>
          <w:szCs w:val="22"/>
          <w:lang w:val="en-GB"/>
        </w:rPr>
      </w:pPr>
      <w:commentRangeStart w:id="200"/>
      <w:r>
        <w:rPr>
          <w:b/>
          <w:bCs/>
          <w:sz w:val="22"/>
          <w:szCs w:val="22"/>
          <w:lang w:val="en-GB"/>
        </w:rPr>
        <w:t>Carbon price</w:t>
      </w:r>
    </w:p>
    <w:p w14:paraId="3B9DD6CF" w14:textId="77777777" w:rsidR="000511BB" w:rsidRDefault="000511BB" w:rsidP="000511BB">
      <w:pPr>
        <w:rPr>
          <w:sz w:val="22"/>
          <w:lang w:val="en-GB"/>
        </w:rPr>
      </w:pPr>
      <w:r>
        <w:rPr>
          <w:sz w:val="22"/>
          <w:lang w:val="en-GB"/>
        </w:rPr>
        <w:t xml:space="preserve">Both price levels and trading volume are currently very low (below USD 10/tonne) in China’s carbon markets. Carbon prices will need to rise significantly over time to drive decarbonization and affect investment decisions. </w:t>
      </w:r>
    </w:p>
    <w:p w14:paraId="3146A32F" w14:textId="77777777" w:rsidR="000511BB" w:rsidRDefault="000511BB" w:rsidP="000511BB">
      <w:pPr>
        <w:rPr>
          <w:sz w:val="22"/>
          <w:lang w:val="en-GB"/>
        </w:rPr>
      </w:pPr>
      <w:r w:rsidRPr="00BA4FB1">
        <w:rPr>
          <w:sz w:val="22"/>
          <w:lang w:val="en-GB"/>
        </w:rPr>
        <w:t xml:space="preserve">According to </w:t>
      </w:r>
      <w:r>
        <w:rPr>
          <w:sz w:val="22"/>
          <w:lang w:val="en-GB"/>
        </w:rPr>
        <w:t>a</w:t>
      </w:r>
      <w:r w:rsidRPr="00BA4FB1">
        <w:rPr>
          <w:sz w:val="22"/>
          <w:lang w:val="en-GB"/>
        </w:rPr>
        <w:t xml:space="preserve"> study</w:t>
      </w:r>
      <w:r>
        <w:rPr>
          <w:sz w:val="22"/>
          <w:lang w:val="en-GB"/>
        </w:rPr>
        <w:t xml:space="preserve"> by </w:t>
      </w:r>
      <w:proofErr w:type="spellStart"/>
      <w:r>
        <w:rPr>
          <w:sz w:val="22"/>
          <w:lang w:val="en-GB"/>
        </w:rPr>
        <w:t>Tianyu</w:t>
      </w:r>
      <w:proofErr w:type="spellEnd"/>
      <w:r>
        <w:rPr>
          <w:sz w:val="22"/>
          <w:lang w:val="en-GB"/>
        </w:rPr>
        <w:t xml:space="preserve"> Qi and others (2016) </w:t>
      </w:r>
      <w:r>
        <w:rPr>
          <w:rStyle w:val="FootnoteReference"/>
          <w:sz w:val="22"/>
          <w:lang w:val="en-GB"/>
        </w:rPr>
        <w:footnoteReference w:id="13"/>
      </w:r>
      <w:r w:rsidRPr="00BA4FB1">
        <w:rPr>
          <w:sz w:val="22"/>
          <w:lang w:val="en-GB"/>
        </w:rPr>
        <w:t xml:space="preserve">, the carbon price should reach </w:t>
      </w:r>
      <w:r>
        <w:rPr>
          <w:sz w:val="22"/>
          <w:lang w:val="en-GB"/>
        </w:rPr>
        <w:t>USD 25 by 2030 and</w:t>
      </w:r>
      <w:r w:rsidRPr="00BA4FB1">
        <w:rPr>
          <w:sz w:val="22"/>
          <w:lang w:val="en-GB"/>
        </w:rPr>
        <w:t xml:space="preserve"> </w:t>
      </w:r>
      <w:r>
        <w:rPr>
          <w:sz w:val="22"/>
          <w:lang w:val="en-GB"/>
        </w:rPr>
        <w:t xml:space="preserve">USD </w:t>
      </w:r>
      <w:r w:rsidRPr="00BA4FB1">
        <w:rPr>
          <w:sz w:val="22"/>
          <w:lang w:val="en-GB"/>
        </w:rPr>
        <w:t>58</w:t>
      </w:r>
      <w:r>
        <w:rPr>
          <w:sz w:val="22"/>
          <w:lang w:val="en-GB"/>
        </w:rPr>
        <w:t>/t</w:t>
      </w:r>
      <w:r w:rsidRPr="00BA4FB1">
        <w:rPr>
          <w:sz w:val="22"/>
          <w:lang w:val="en-GB"/>
        </w:rPr>
        <w:t>CO</w:t>
      </w:r>
      <w:r w:rsidRPr="00510304">
        <w:rPr>
          <w:sz w:val="22"/>
          <w:vertAlign w:val="subscript"/>
          <w:lang w:val="en-GB"/>
        </w:rPr>
        <w:t>2</w:t>
      </w:r>
      <w:r>
        <w:rPr>
          <w:sz w:val="22"/>
          <w:lang w:val="en-GB"/>
        </w:rPr>
        <w:t xml:space="preserve"> by 2050 </w:t>
      </w:r>
      <w:proofErr w:type="gramStart"/>
      <w:r>
        <w:rPr>
          <w:sz w:val="22"/>
          <w:lang w:val="en-GB"/>
        </w:rPr>
        <w:t>in order to</w:t>
      </w:r>
      <w:proofErr w:type="gramEnd"/>
      <w:r>
        <w:rPr>
          <w:sz w:val="22"/>
          <w:lang w:val="en-GB"/>
        </w:rPr>
        <w:t xml:space="preserve"> limit China’s total carbon emissions below 12 GtCO</w:t>
      </w:r>
      <w:r w:rsidRPr="004A4566">
        <w:rPr>
          <w:sz w:val="22"/>
          <w:vertAlign w:val="subscript"/>
          <w:lang w:val="en-GB"/>
        </w:rPr>
        <w:t>2</w:t>
      </w:r>
      <w:r>
        <w:rPr>
          <w:sz w:val="22"/>
          <w:lang w:val="en-GB"/>
        </w:rPr>
        <w:t xml:space="preserve"> in 2050</w:t>
      </w:r>
      <w:r w:rsidRPr="00BA4FB1">
        <w:rPr>
          <w:sz w:val="22"/>
          <w:lang w:val="en-GB"/>
        </w:rPr>
        <w:t>.</w:t>
      </w:r>
      <w:r>
        <w:rPr>
          <w:sz w:val="22"/>
          <w:lang w:val="en-GB"/>
        </w:rPr>
        <w:t xml:space="preserve"> Weng (2018)</w:t>
      </w:r>
      <w:r>
        <w:rPr>
          <w:rStyle w:val="FootnoteReference"/>
          <w:sz w:val="22"/>
          <w:lang w:val="en-GB"/>
        </w:rPr>
        <w:footnoteReference w:id="14"/>
      </w:r>
      <w:r>
        <w:rPr>
          <w:sz w:val="22"/>
          <w:lang w:val="en-GB"/>
        </w:rPr>
        <w:t xml:space="preserve"> concluded that the pricing level required for China to realize its NDC commitments will need to reach USD 8/t</w:t>
      </w:r>
      <w:r w:rsidRPr="00BA4FB1">
        <w:rPr>
          <w:sz w:val="22"/>
          <w:lang w:val="en-GB"/>
        </w:rPr>
        <w:t>CO</w:t>
      </w:r>
      <w:r w:rsidRPr="00510304">
        <w:rPr>
          <w:sz w:val="22"/>
          <w:vertAlign w:val="subscript"/>
          <w:lang w:val="en-GB"/>
        </w:rPr>
        <w:t>2</w:t>
      </w:r>
      <w:r>
        <w:rPr>
          <w:sz w:val="22"/>
          <w:lang w:val="en-GB"/>
        </w:rPr>
        <w:t xml:space="preserve"> </w:t>
      </w:r>
      <w:r w:rsidRPr="00BA4FB1">
        <w:rPr>
          <w:sz w:val="22"/>
          <w:lang w:val="en-GB"/>
        </w:rPr>
        <w:t>in 2021-2025 and US</w:t>
      </w:r>
      <w:r>
        <w:rPr>
          <w:sz w:val="22"/>
          <w:lang w:val="en-GB"/>
        </w:rPr>
        <w:t xml:space="preserve">D </w:t>
      </w:r>
      <w:r w:rsidRPr="00BA4FB1">
        <w:rPr>
          <w:sz w:val="22"/>
          <w:lang w:val="en-GB"/>
        </w:rPr>
        <w:t>12/</w:t>
      </w:r>
      <w:r>
        <w:rPr>
          <w:sz w:val="22"/>
          <w:lang w:val="en-GB"/>
        </w:rPr>
        <w:t>t</w:t>
      </w:r>
      <w:r w:rsidRPr="00BA4FB1">
        <w:rPr>
          <w:sz w:val="22"/>
          <w:lang w:val="en-GB"/>
        </w:rPr>
        <w:t>CO</w:t>
      </w:r>
      <w:r w:rsidRPr="00510304">
        <w:rPr>
          <w:sz w:val="22"/>
          <w:vertAlign w:val="subscript"/>
          <w:lang w:val="en-GB"/>
        </w:rPr>
        <w:t>2</w:t>
      </w:r>
      <w:r w:rsidRPr="00BA4FB1">
        <w:rPr>
          <w:sz w:val="22"/>
          <w:lang w:val="en-GB"/>
        </w:rPr>
        <w:t xml:space="preserve"> in 2026-2030.</w:t>
      </w:r>
      <w:r>
        <w:rPr>
          <w:sz w:val="22"/>
          <w:lang w:val="en-GB"/>
        </w:rPr>
        <w:t xml:space="preserve"> Zhang (2022) </w:t>
      </w:r>
      <w:r>
        <w:rPr>
          <w:rStyle w:val="FootnoteReference"/>
          <w:sz w:val="22"/>
          <w:lang w:val="en-GB"/>
        </w:rPr>
        <w:footnoteReference w:id="15"/>
      </w:r>
      <w:r>
        <w:rPr>
          <w:sz w:val="22"/>
          <w:lang w:val="en-GB"/>
        </w:rPr>
        <w:t xml:space="preserve"> used </w:t>
      </w:r>
      <w:r w:rsidRPr="00343715">
        <w:rPr>
          <w:sz w:val="22"/>
          <w:lang w:val="en-GB"/>
        </w:rPr>
        <w:t>a top-down global computable general equilibrium energy-economic model</w:t>
      </w:r>
      <w:r>
        <w:rPr>
          <w:sz w:val="22"/>
          <w:lang w:val="en-GB"/>
        </w:rPr>
        <w:t xml:space="preserve"> – the</w:t>
      </w:r>
      <w:r w:rsidRPr="00343715">
        <w:rPr>
          <w:sz w:val="22"/>
          <w:lang w:val="en-GB"/>
        </w:rPr>
        <w:t xml:space="preserve"> China-in-Global Energy Model (C-GEM) to study the pathway </w:t>
      </w:r>
      <w:r>
        <w:rPr>
          <w:sz w:val="22"/>
          <w:lang w:val="en-GB"/>
        </w:rPr>
        <w:t xml:space="preserve">to </w:t>
      </w:r>
      <w:r w:rsidRPr="00343715">
        <w:rPr>
          <w:sz w:val="22"/>
          <w:lang w:val="en-GB"/>
        </w:rPr>
        <w:t>carbon neutrality</w:t>
      </w:r>
      <w:r>
        <w:rPr>
          <w:sz w:val="22"/>
          <w:lang w:val="en-GB"/>
        </w:rPr>
        <w:t xml:space="preserve"> and concluded that the price of carbon should reach USD </w:t>
      </w:r>
      <w:r w:rsidRPr="00343715">
        <w:rPr>
          <w:sz w:val="22"/>
          <w:lang w:val="en-GB"/>
        </w:rPr>
        <w:t>8</w:t>
      </w:r>
      <w:r>
        <w:rPr>
          <w:sz w:val="22"/>
          <w:lang w:val="en-GB"/>
        </w:rPr>
        <w:t>-</w:t>
      </w:r>
      <w:r w:rsidRPr="00343715">
        <w:rPr>
          <w:sz w:val="22"/>
          <w:lang w:val="en-GB"/>
        </w:rPr>
        <w:t>10/tCO</w:t>
      </w:r>
      <w:r w:rsidRPr="00CE42D6">
        <w:rPr>
          <w:sz w:val="22"/>
          <w:vertAlign w:val="subscript"/>
          <w:lang w:val="en-GB"/>
        </w:rPr>
        <w:t>2</w:t>
      </w:r>
      <w:r>
        <w:rPr>
          <w:sz w:val="22"/>
          <w:lang w:val="en-GB"/>
        </w:rPr>
        <w:t xml:space="preserve"> in 2021-2025 and increase to USD 15/tCO</w:t>
      </w:r>
      <w:r w:rsidRPr="00CE42D6">
        <w:rPr>
          <w:sz w:val="22"/>
          <w:vertAlign w:val="subscript"/>
          <w:lang w:val="en-GB"/>
        </w:rPr>
        <w:t>2</w:t>
      </w:r>
      <w:r>
        <w:rPr>
          <w:sz w:val="22"/>
          <w:vertAlign w:val="subscript"/>
          <w:lang w:val="en-GB"/>
        </w:rPr>
        <w:t xml:space="preserve"> </w:t>
      </w:r>
      <w:r w:rsidRPr="00CE42D6">
        <w:rPr>
          <w:sz w:val="22"/>
          <w:lang w:val="en-GB"/>
        </w:rPr>
        <w:t>in</w:t>
      </w:r>
      <w:r>
        <w:rPr>
          <w:sz w:val="22"/>
          <w:lang w:val="en-GB"/>
        </w:rPr>
        <w:t xml:space="preserve"> 2026-2030. By 2035, it should reach USD 25</w:t>
      </w:r>
      <w:r w:rsidRPr="00343715">
        <w:rPr>
          <w:sz w:val="22"/>
          <w:lang w:val="en-GB"/>
        </w:rPr>
        <w:t>/tCO</w:t>
      </w:r>
      <w:r w:rsidRPr="00CE42D6">
        <w:rPr>
          <w:sz w:val="22"/>
          <w:vertAlign w:val="subscript"/>
          <w:lang w:val="en-GB"/>
        </w:rPr>
        <w:t>2</w:t>
      </w:r>
      <w:r>
        <w:rPr>
          <w:sz w:val="22"/>
          <w:vertAlign w:val="subscript"/>
          <w:lang w:val="en-GB"/>
        </w:rPr>
        <w:t xml:space="preserve"> </w:t>
      </w:r>
      <w:r>
        <w:rPr>
          <w:sz w:val="22"/>
          <w:lang w:val="en-GB"/>
        </w:rPr>
        <w:t>and USD 400 by 2060, which is a level that</w:t>
      </w:r>
      <w:r w:rsidRPr="00CE42D6">
        <w:rPr>
          <w:sz w:val="22"/>
          <w:lang w:val="en-GB"/>
        </w:rPr>
        <w:t xml:space="preserve"> </w:t>
      </w:r>
      <w:r w:rsidRPr="00343715">
        <w:rPr>
          <w:sz w:val="22"/>
          <w:lang w:val="en-GB"/>
        </w:rPr>
        <w:t>exceed</w:t>
      </w:r>
      <w:r>
        <w:rPr>
          <w:sz w:val="22"/>
          <w:lang w:val="en-GB"/>
        </w:rPr>
        <w:t>s</w:t>
      </w:r>
      <w:r w:rsidRPr="00343715">
        <w:rPr>
          <w:sz w:val="22"/>
          <w:lang w:val="en-GB"/>
        </w:rPr>
        <w:t xml:space="preserve"> the cost of direct air carbon capture technology</w:t>
      </w:r>
      <w:r>
        <w:rPr>
          <w:sz w:val="22"/>
          <w:lang w:val="en-GB"/>
        </w:rPr>
        <w:t xml:space="preserve"> (DACS). This technology will only become cost-effective and unlock large scale deployment when carbon price is higher than USD 300</w:t>
      </w:r>
      <w:r w:rsidRPr="00343715">
        <w:rPr>
          <w:sz w:val="22"/>
          <w:lang w:val="en-GB"/>
        </w:rPr>
        <w:t>/tCO</w:t>
      </w:r>
      <w:r w:rsidRPr="00CE42D6">
        <w:rPr>
          <w:sz w:val="22"/>
          <w:vertAlign w:val="subscript"/>
          <w:lang w:val="en-GB"/>
        </w:rPr>
        <w:t>2</w:t>
      </w:r>
      <w:r>
        <w:rPr>
          <w:sz w:val="22"/>
          <w:vertAlign w:val="subscript"/>
          <w:lang w:val="en-GB"/>
        </w:rPr>
        <w:t xml:space="preserve"> </w:t>
      </w:r>
      <w:r>
        <w:rPr>
          <w:sz w:val="22"/>
          <w:lang w:val="en-GB"/>
        </w:rPr>
        <w:t>in China.</w:t>
      </w:r>
      <w:commentRangeEnd w:id="200"/>
      <w:r>
        <w:rPr>
          <w:rStyle w:val="CommentReference"/>
        </w:rPr>
        <w:commentReference w:id="200"/>
      </w:r>
    </w:p>
    <w:p w14:paraId="7DEF0FB2" w14:textId="77777777" w:rsidR="000511BB" w:rsidRPr="009F399C" w:rsidRDefault="000511BB" w:rsidP="000511BB">
      <w:pPr>
        <w:rPr>
          <w:lang w:val="en-GB"/>
        </w:rPr>
      </w:pPr>
    </w:p>
    <w:p w14:paraId="573A26C2" w14:textId="77777777" w:rsidR="000511BB" w:rsidRPr="009F399C" w:rsidRDefault="000511BB" w:rsidP="000511BB">
      <w:pPr>
        <w:pStyle w:val="Heading2"/>
        <w:rPr>
          <w:b/>
          <w:bCs/>
          <w:sz w:val="22"/>
          <w:szCs w:val="22"/>
          <w:lang w:val="en-GB"/>
        </w:rPr>
      </w:pPr>
      <w:r w:rsidRPr="009F399C">
        <w:rPr>
          <w:b/>
          <w:bCs/>
          <w:sz w:val="22"/>
          <w:szCs w:val="22"/>
          <w:lang w:val="en-GB"/>
        </w:rPr>
        <w:t xml:space="preserve">Policy overlaps and interaction with other national mitigation strategies </w:t>
      </w:r>
    </w:p>
    <w:p w14:paraId="6CEDCD7F" w14:textId="77777777" w:rsidR="000511BB" w:rsidRDefault="000511BB" w:rsidP="000511BB">
      <w:pPr>
        <w:rPr>
          <w:sz w:val="22"/>
          <w:lang w:val="en-GB"/>
        </w:rPr>
      </w:pPr>
      <w:r w:rsidRPr="00B84846">
        <w:rPr>
          <w:sz w:val="22"/>
          <w:lang w:val="en-GB"/>
        </w:rPr>
        <w:t xml:space="preserve">To achieve carbon neutrality, China has </w:t>
      </w:r>
      <w:r>
        <w:rPr>
          <w:sz w:val="22"/>
          <w:lang w:val="en-GB"/>
        </w:rPr>
        <w:t xml:space="preserve">launched </w:t>
      </w:r>
      <w:proofErr w:type="gramStart"/>
      <w:r>
        <w:rPr>
          <w:sz w:val="22"/>
          <w:lang w:val="en-GB"/>
        </w:rPr>
        <w:t>a number</w:t>
      </w:r>
      <w:r w:rsidRPr="00B84846">
        <w:rPr>
          <w:sz w:val="22"/>
          <w:lang w:val="en-GB"/>
        </w:rPr>
        <w:t xml:space="preserve"> of</w:t>
      </w:r>
      <w:proofErr w:type="gramEnd"/>
      <w:r w:rsidRPr="00B84846">
        <w:rPr>
          <w:sz w:val="22"/>
          <w:lang w:val="en-GB"/>
        </w:rPr>
        <w:t xml:space="preserve"> policies, </w:t>
      </w:r>
      <w:r>
        <w:rPr>
          <w:sz w:val="22"/>
          <w:lang w:val="en-GB"/>
        </w:rPr>
        <w:t xml:space="preserve">initiatives, </w:t>
      </w:r>
      <w:r w:rsidRPr="00B84846">
        <w:rPr>
          <w:sz w:val="22"/>
          <w:lang w:val="en-GB"/>
        </w:rPr>
        <w:t xml:space="preserve">and </w:t>
      </w:r>
      <w:r>
        <w:rPr>
          <w:sz w:val="22"/>
          <w:lang w:val="en-GB"/>
        </w:rPr>
        <w:t>t</w:t>
      </w:r>
      <w:r w:rsidRPr="00B84846">
        <w:rPr>
          <w:sz w:val="22"/>
          <w:lang w:val="en-GB"/>
        </w:rPr>
        <w:t>argets</w:t>
      </w:r>
      <w:r>
        <w:rPr>
          <w:sz w:val="22"/>
          <w:lang w:val="en-GB"/>
        </w:rPr>
        <w:t xml:space="preserve"> in </w:t>
      </w:r>
      <w:r w:rsidRPr="00B84846">
        <w:rPr>
          <w:sz w:val="22"/>
          <w:lang w:val="en-GB"/>
        </w:rPr>
        <w:t>mainly five categories</w:t>
      </w:r>
      <w:r>
        <w:rPr>
          <w:sz w:val="22"/>
          <w:lang w:val="en-GB"/>
        </w:rPr>
        <w:t>:</w:t>
      </w:r>
      <w:r w:rsidRPr="00B84846">
        <w:rPr>
          <w:sz w:val="22"/>
          <w:lang w:val="en-GB"/>
        </w:rPr>
        <w:t xml:space="preserve"> national carbon emission control targets, regional carbon emission control targets, energy conservation policies, renewable energy policies</w:t>
      </w:r>
      <w:r>
        <w:rPr>
          <w:sz w:val="22"/>
          <w:lang w:val="en-GB"/>
        </w:rPr>
        <w:t>,</w:t>
      </w:r>
      <w:r w:rsidRPr="00B84846">
        <w:rPr>
          <w:sz w:val="22"/>
          <w:lang w:val="en-GB"/>
        </w:rPr>
        <w:t xml:space="preserve"> and electricity marketization reform.</w:t>
      </w:r>
      <w:r>
        <w:rPr>
          <w:sz w:val="22"/>
          <w:lang w:val="en-GB"/>
        </w:rPr>
        <w:t xml:space="preserve"> Overlapping policies and lack of coordination between implementing agencies will hinder the development of carbon markets and weaken the impacts towards their mutual objectives. Table 2 summarizes the complex relationship between China’s emission targets at different levels and other mitigation policies. While there has been an ongoing effort of intergovernmental collaboration, it is far from enough to reach policy coherence.</w:t>
      </w:r>
    </w:p>
    <w:p w14:paraId="79F165FD" w14:textId="77777777" w:rsidR="000511BB" w:rsidRDefault="000511BB" w:rsidP="000511BB">
      <w:pPr>
        <w:rPr>
          <w:sz w:val="22"/>
          <w:lang w:val="en-GB"/>
        </w:rPr>
      </w:pPr>
    </w:p>
    <w:p w14:paraId="3CE287A2" w14:textId="77777777" w:rsidR="000511BB" w:rsidRPr="009F399C" w:rsidRDefault="000511BB" w:rsidP="000511BB">
      <w:pPr>
        <w:pStyle w:val="ListParagraph"/>
        <w:widowControl/>
        <w:numPr>
          <w:ilvl w:val="0"/>
          <w:numId w:val="26"/>
        </w:numPr>
        <w:snapToGrid w:val="0"/>
        <w:spacing w:beforeLines="50" w:before="120" w:afterLines="50" w:after="120"/>
        <w:ind w:left="806" w:hanging="806"/>
        <w:contextualSpacing w:val="0"/>
        <w:jc w:val="left"/>
        <w:rPr>
          <w:rFonts w:eastAsia="DengXian" w:cstheme="minorHAnsi"/>
          <w:b/>
          <w:bCs/>
          <w:color w:val="000000" w:themeColor="text1"/>
          <w:sz w:val="22"/>
        </w:rPr>
      </w:pPr>
      <w:r w:rsidRPr="009F399C">
        <w:rPr>
          <w:rFonts w:eastAsia="DengXian" w:cstheme="minorHAnsi"/>
          <w:b/>
          <w:bCs/>
          <w:color w:val="000000" w:themeColor="text1"/>
          <w:sz w:val="22"/>
        </w:rPr>
        <w:t xml:space="preserve">Policy </w:t>
      </w:r>
      <w:r w:rsidRPr="009F399C">
        <w:rPr>
          <w:rFonts w:eastAsia="DengXian" w:cstheme="minorHAnsi" w:hint="eastAsia"/>
          <w:b/>
          <w:bCs/>
          <w:color w:val="000000" w:themeColor="text1"/>
          <w:sz w:val="22"/>
        </w:rPr>
        <w:t>In</w:t>
      </w:r>
      <w:r w:rsidRPr="009F399C">
        <w:rPr>
          <w:rFonts w:eastAsia="DengXian" w:cstheme="minorHAnsi"/>
          <w:b/>
          <w:bCs/>
          <w:color w:val="000000" w:themeColor="text1"/>
          <w:sz w:val="22"/>
        </w:rPr>
        <w:t>teraction Between China’s National ETS and Other Mitigation Policies.</w:t>
      </w:r>
    </w:p>
    <w:tbl>
      <w:tblPr>
        <w:tblStyle w:val="TableGrid"/>
        <w:tblW w:w="9355" w:type="dxa"/>
        <w:tblLook w:val="04A0" w:firstRow="1" w:lastRow="0" w:firstColumn="1" w:lastColumn="0" w:noHBand="0" w:noVBand="1"/>
      </w:tblPr>
      <w:tblGrid>
        <w:gridCol w:w="1507"/>
        <w:gridCol w:w="1586"/>
        <w:gridCol w:w="1549"/>
        <w:gridCol w:w="2463"/>
        <w:gridCol w:w="2250"/>
      </w:tblGrid>
      <w:tr w:rsidR="000511BB" w:rsidRPr="000A3D94" w14:paraId="6E89BE8B" w14:textId="77777777" w:rsidTr="00176DB4">
        <w:trPr>
          <w:trHeight w:val="539"/>
        </w:trPr>
        <w:tc>
          <w:tcPr>
            <w:tcW w:w="3093" w:type="dxa"/>
            <w:gridSpan w:val="2"/>
            <w:shd w:val="clear" w:color="auto" w:fill="1F3864" w:themeFill="accent1" w:themeFillShade="80"/>
            <w:vAlign w:val="center"/>
          </w:tcPr>
          <w:p w14:paraId="597A1AE8" w14:textId="77777777" w:rsidR="000511BB" w:rsidRPr="000A3D94" w:rsidRDefault="000511BB" w:rsidP="00176DB4">
            <w:pPr>
              <w:snapToGrid w:val="0"/>
              <w:jc w:val="center"/>
              <w:rPr>
                <w:rFonts w:asciiTheme="majorHAnsi" w:hAnsiTheme="majorHAnsi" w:cstheme="majorHAnsi"/>
                <w:b/>
                <w:bCs/>
                <w:color w:val="FFFFFF" w:themeColor="background1"/>
                <w:sz w:val="20"/>
                <w:szCs w:val="20"/>
              </w:rPr>
            </w:pPr>
            <w:r w:rsidRPr="000A3D94">
              <w:rPr>
                <w:rFonts w:asciiTheme="majorHAnsi" w:hAnsiTheme="majorHAnsi" w:cstheme="majorHAnsi"/>
                <w:b/>
                <w:bCs/>
                <w:color w:val="FFFFFF" w:themeColor="background1"/>
                <w:sz w:val="20"/>
                <w:szCs w:val="20"/>
              </w:rPr>
              <w:t>Policy Instrument</w:t>
            </w:r>
          </w:p>
        </w:tc>
        <w:tc>
          <w:tcPr>
            <w:tcW w:w="1549" w:type="dxa"/>
            <w:shd w:val="clear" w:color="auto" w:fill="1F3864" w:themeFill="accent1" w:themeFillShade="80"/>
            <w:vAlign w:val="center"/>
          </w:tcPr>
          <w:p w14:paraId="3C6713F1" w14:textId="77777777" w:rsidR="000511BB" w:rsidRPr="000A3D94" w:rsidRDefault="000511BB" w:rsidP="00176DB4">
            <w:pPr>
              <w:snapToGrid w:val="0"/>
              <w:jc w:val="center"/>
              <w:rPr>
                <w:rFonts w:asciiTheme="majorHAnsi" w:hAnsiTheme="majorHAnsi" w:cstheme="majorHAnsi"/>
                <w:b/>
                <w:bCs/>
                <w:color w:val="FFFFFF" w:themeColor="background1"/>
                <w:sz w:val="20"/>
                <w:szCs w:val="20"/>
              </w:rPr>
            </w:pPr>
            <w:r w:rsidRPr="000A3D94">
              <w:rPr>
                <w:rFonts w:asciiTheme="majorHAnsi" w:hAnsiTheme="majorHAnsi" w:cstheme="majorHAnsi"/>
                <w:b/>
                <w:bCs/>
                <w:color w:val="FFFFFF" w:themeColor="background1"/>
                <w:sz w:val="20"/>
                <w:szCs w:val="20"/>
              </w:rPr>
              <w:t>Targeted Scope/Entity</w:t>
            </w:r>
          </w:p>
        </w:tc>
        <w:tc>
          <w:tcPr>
            <w:tcW w:w="2463" w:type="dxa"/>
            <w:shd w:val="clear" w:color="auto" w:fill="1F3864" w:themeFill="accent1" w:themeFillShade="80"/>
            <w:vAlign w:val="center"/>
          </w:tcPr>
          <w:p w14:paraId="5974E056" w14:textId="77777777" w:rsidR="000511BB" w:rsidRPr="000A3D94" w:rsidRDefault="000511BB" w:rsidP="00176DB4">
            <w:pPr>
              <w:snapToGrid w:val="0"/>
              <w:jc w:val="center"/>
              <w:rPr>
                <w:rFonts w:asciiTheme="majorHAnsi" w:hAnsiTheme="majorHAnsi" w:cstheme="majorHAnsi"/>
                <w:b/>
                <w:bCs/>
                <w:color w:val="FFFFFF" w:themeColor="background1"/>
                <w:sz w:val="20"/>
                <w:szCs w:val="20"/>
              </w:rPr>
            </w:pPr>
            <w:r w:rsidRPr="000A3D94">
              <w:rPr>
                <w:rFonts w:asciiTheme="majorHAnsi" w:hAnsiTheme="majorHAnsi" w:cstheme="majorHAnsi"/>
                <w:b/>
                <w:bCs/>
                <w:color w:val="FFFFFF" w:themeColor="background1"/>
                <w:sz w:val="20"/>
                <w:szCs w:val="20"/>
              </w:rPr>
              <w:t>Policy Inter</w:t>
            </w:r>
            <w:r>
              <w:rPr>
                <w:rFonts w:asciiTheme="majorHAnsi" w:hAnsiTheme="majorHAnsi" w:cstheme="majorHAnsi"/>
                <w:b/>
                <w:bCs/>
                <w:color w:val="FFFFFF" w:themeColor="background1"/>
                <w:sz w:val="20"/>
                <w:szCs w:val="20"/>
              </w:rPr>
              <w:t>action</w:t>
            </w:r>
          </w:p>
        </w:tc>
        <w:tc>
          <w:tcPr>
            <w:tcW w:w="2250" w:type="dxa"/>
            <w:shd w:val="clear" w:color="auto" w:fill="1F3864" w:themeFill="accent1" w:themeFillShade="80"/>
            <w:vAlign w:val="center"/>
          </w:tcPr>
          <w:p w14:paraId="73CF30A2" w14:textId="77777777" w:rsidR="000511BB" w:rsidRPr="000A3D94" w:rsidRDefault="000511BB" w:rsidP="00176DB4">
            <w:pPr>
              <w:snapToGrid w:val="0"/>
              <w:jc w:val="center"/>
              <w:rPr>
                <w:rFonts w:asciiTheme="majorHAnsi" w:hAnsiTheme="majorHAnsi" w:cstheme="majorHAnsi"/>
                <w:b/>
                <w:bCs/>
                <w:color w:val="FFFFFF" w:themeColor="background1"/>
                <w:sz w:val="20"/>
                <w:szCs w:val="20"/>
              </w:rPr>
            </w:pPr>
            <w:r>
              <w:rPr>
                <w:rFonts w:asciiTheme="majorHAnsi" w:hAnsiTheme="majorHAnsi" w:cstheme="majorHAnsi"/>
                <w:b/>
                <w:bCs/>
                <w:color w:val="FFFFFF" w:themeColor="background1"/>
                <w:sz w:val="20"/>
                <w:szCs w:val="20"/>
              </w:rPr>
              <w:t>C</w:t>
            </w:r>
            <w:r w:rsidRPr="000A3D94">
              <w:rPr>
                <w:rFonts w:asciiTheme="majorHAnsi" w:hAnsiTheme="majorHAnsi" w:cstheme="majorHAnsi"/>
                <w:b/>
                <w:bCs/>
                <w:color w:val="FFFFFF" w:themeColor="background1"/>
                <w:sz w:val="20"/>
                <w:szCs w:val="20"/>
              </w:rPr>
              <w:t>oordination Outcome</w:t>
            </w:r>
          </w:p>
        </w:tc>
      </w:tr>
      <w:tr w:rsidR="000511BB" w:rsidRPr="00186B1E" w14:paraId="176F843E" w14:textId="77777777" w:rsidTr="00176DB4">
        <w:tc>
          <w:tcPr>
            <w:tcW w:w="1507" w:type="dxa"/>
            <w:shd w:val="clear" w:color="auto" w:fill="F2F2F2" w:themeFill="background1" w:themeFillShade="F2"/>
            <w:vAlign w:val="center"/>
          </w:tcPr>
          <w:p w14:paraId="355FD8E7" w14:textId="77777777" w:rsidR="000511BB" w:rsidRPr="00E02C70" w:rsidRDefault="000511BB" w:rsidP="00176DB4">
            <w:pPr>
              <w:snapToGrid w:val="0"/>
              <w:jc w:val="left"/>
              <w:rPr>
                <w:rFonts w:cstheme="minorHAnsi"/>
                <w:b/>
                <w:bCs/>
                <w:sz w:val="18"/>
                <w:szCs w:val="18"/>
              </w:rPr>
            </w:pPr>
            <w:r w:rsidRPr="00E02C70">
              <w:rPr>
                <w:rFonts w:cstheme="minorHAnsi"/>
                <w:b/>
                <w:bCs/>
                <w:sz w:val="18"/>
                <w:szCs w:val="18"/>
              </w:rPr>
              <w:t>National carbon emission control targets</w:t>
            </w:r>
          </w:p>
        </w:tc>
        <w:tc>
          <w:tcPr>
            <w:tcW w:w="1586" w:type="dxa"/>
            <w:shd w:val="clear" w:color="auto" w:fill="F2F2F2" w:themeFill="background1" w:themeFillShade="F2"/>
            <w:vAlign w:val="center"/>
          </w:tcPr>
          <w:p w14:paraId="3910D9E1" w14:textId="77777777" w:rsidR="000511BB" w:rsidRPr="00186B1E" w:rsidRDefault="000511BB" w:rsidP="00176DB4">
            <w:pPr>
              <w:snapToGrid w:val="0"/>
              <w:jc w:val="left"/>
              <w:rPr>
                <w:rFonts w:cstheme="minorHAnsi"/>
                <w:sz w:val="18"/>
                <w:szCs w:val="18"/>
              </w:rPr>
            </w:pPr>
            <w:r w:rsidRPr="00186B1E">
              <w:rPr>
                <w:rFonts w:cstheme="minorHAnsi"/>
                <w:sz w:val="18"/>
                <w:szCs w:val="18"/>
              </w:rPr>
              <w:t>Regional CO</w:t>
            </w:r>
            <w:r w:rsidRPr="00186B1E">
              <w:rPr>
                <w:rFonts w:cstheme="minorHAnsi"/>
                <w:sz w:val="18"/>
                <w:szCs w:val="18"/>
                <w:vertAlign w:val="subscript"/>
              </w:rPr>
              <w:t>2</w:t>
            </w:r>
            <w:r w:rsidRPr="00186B1E">
              <w:rPr>
                <w:rFonts w:cstheme="minorHAnsi"/>
                <w:sz w:val="18"/>
                <w:szCs w:val="18"/>
              </w:rPr>
              <w:t xml:space="preserve"> </w:t>
            </w:r>
            <w:r>
              <w:rPr>
                <w:rFonts w:cstheme="minorHAnsi"/>
                <w:sz w:val="18"/>
                <w:szCs w:val="18"/>
              </w:rPr>
              <w:t>i</w:t>
            </w:r>
            <w:r w:rsidRPr="00186B1E">
              <w:rPr>
                <w:rFonts w:cstheme="minorHAnsi"/>
                <w:sz w:val="18"/>
                <w:szCs w:val="18"/>
              </w:rPr>
              <w:t>ntensity (of GDP)</w:t>
            </w:r>
          </w:p>
          <w:p w14:paraId="56835CE9" w14:textId="77777777" w:rsidR="000511BB" w:rsidRPr="00186B1E" w:rsidRDefault="000511BB" w:rsidP="00176DB4">
            <w:pPr>
              <w:snapToGrid w:val="0"/>
              <w:jc w:val="left"/>
              <w:rPr>
                <w:rFonts w:cstheme="minorHAnsi"/>
                <w:sz w:val="18"/>
                <w:szCs w:val="18"/>
              </w:rPr>
            </w:pPr>
            <w:r>
              <w:rPr>
                <w:rFonts w:cstheme="minorHAnsi"/>
                <w:sz w:val="18"/>
                <w:szCs w:val="18"/>
              </w:rPr>
              <w:t>t</w:t>
            </w:r>
            <w:r w:rsidRPr="00186B1E">
              <w:rPr>
                <w:rFonts w:cstheme="minorHAnsi"/>
                <w:sz w:val="18"/>
                <w:szCs w:val="18"/>
              </w:rPr>
              <w:t>argets</w:t>
            </w:r>
          </w:p>
        </w:tc>
        <w:tc>
          <w:tcPr>
            <w:tcW w:w="1549" w:type="dxa"/>
            <w:shd w:val="clear" w:color="auto" w:fill="F2F2F2" w:themeFill="background1" w:themeFillShade="F2"/>
            <w:vAlign w:val="center"/>
          </w:tcPr>
          <w:p w14:paraId="08903E20" w14:textId="77777777" w:rsidR="000511BB" w:rsidRPr="00186B1E" w:rsidRDefault="000511BB" w:rsidP="00176DB4">
            <w:pPr>
              <w:snapToGrid w:val="0"/>
              <w:jc w:val="left"/>
              <w:rPr>
                <w:rFonts w:cstheme="minorHAnsi"/>
                <w:sz w:val="18"/>
                <w:szCs w:val="18"/>
              </w:rPr>
            </w:pPr>
            <w:r>
              <w:rPr>
                <w:rFonts w:cstheme="minorHAnsi"/>
                <w:sz w:val="18"/>
                <w:szCs w:val="18"/>
              </w:rPr>
              <w:t>National level</w:t>
            </w:r>
          </w:p>
        </w:tc>
        <w:tc>
          <w:tcPr>
            <w:tcW w:w="2463" w:type="dxa"/>
            <w:shd w:val="clear" w:color="auto" w:fill="F2F2F2" w:themeFill="background1" w:themeFillShade="F2"/>
          </w:tcPr>
          <w:p w14:paraId="20ABFF2F" w14:textId="77777777" w:rsidR="000511BB" w:rsidRPr="00186B1E" w:rsidRDefault="000511BB" w:rsidP="00176DB4">
            <w:pPr>
              <w:pStyle w:val="ListParagraph"/>
              <w:numPr>
                <w:ilvl w:val="0"/>
                <w:numId w:val="6"/>
              </w:numPr>
              <w:snapToGrid w:val="0"/>
              <w:ind w:left="201" w:hanging="180"/>
              <w:jc w:val="left"/>
              <w:rPr>
                <w:rFonts w:cstheme="minorHAnsi"/>
                <w:sz w:val="18"/>
                <w:szCs w:val="18"/>
              </w:rPr>
            </w:pPr>
            <w:r w:rsidRPr="00186B1E">
              <w:rPr>
                <w:rFonts w:cstheme="minorHAnsi"/>
                <w:sz w:val="18"/>
                <w:szCs w:val="18"/>
              </w:rPr>
              <w:t xml:space="preserve">Unified allocation approaches and differentiated intensity targets </w:t>
            </w:r>
            <w:r>
              <w:rPr>
                <w:rFonts w:cstheme="minorHAnsi"/>
                <w:sz w:val="18"/>
                <w:szCs w:val="18"/>
              </w:rPr>
              <w:t>at subnational level</w:t>
            </w:r>
          </w:p>
          <w:p w14:paraId="01697257" w14:textId="77777777" w:rsidR="000511BB" w:rsidRPr="00186B1E" w:rsidRDefault="000511BB" w:rsidP="00176DB4">
            <w:pPr>
              <w:pStyle w:val="ListParagraph"/>
              <w:numPr>
                <w:ilvl w:val="0"/>
                <w:numId w:val="6"/>
              </w:numPr>
              <w:snapToGrid w:val="0"/>
              <w:ind w:left="201" w:hanging="180"/>
              <w:jc w:val="left"/>
              <w:rPr>
                <w:rFonts w:cstheme="minorHAnsi"/>
                <w:sz w:val="18"/>
                <w:szCs w:val="18"/>
              </w:rPr>
            </w:pPr>
            <w:r w:rsidRPr="00186B1E">
              <w:rPr>
                <w:rFonts w:cstheme="minorHAnsi"/>
                <w:sz w:val="18"/>
                <w:szCs w:val="18"/>
              </w:rPr>
              <w:t>Trans-regional allowance flow and assessment rules for intensity targets</w:t>
            </w:r>
          </w:p>
        </w:tc>
        <w:tc>
          <w:tcPr>
            <w:tcW w:w="2250" w:type="dxa"/>
            <w:shd w:val="clear" w:color="auto" w:fill="F2F2F2" w:themeFill="background1" w:themeFillShade="F2"/>
          </w:tcPr>
          <w:p w14:paraId="455412ED" w14:textId="77777777" w:rsidR="000511BB" w:rsidRPr="00186B1E" w:rsidRDefault="000511BB" w:rsidP="00176DB4">
            <w:pPr>
              <w:pStyle w:val="ListParagraph"/>
              <w:numPr>
                <w:ilvl w:val="0"/>
                <w:numId w:val="6"/>
              </w:numPr>
              <w:snapToGrid w:val="0"/>
              <w:ind w:left="160" w:hanging="160"/>
              <w:jc w:val="left"/>
              <w:rPr>
                <w:rFonts w:cstheme="minorHAnsi"/>
                <w:sz w:val="18"/>
                <w:szCs w:val="18"/>
              </w:rPr>
            </w:pPr>
            <w:r w:rsidRPr="00186B1E">
              <w:rPr>
                <w:rFonts w:cstheme="minorHAnsi"/>
                <w:sz w:val="18"/>
                <w:szCs w:val="18"/>
              </w:rPr>
              <w:t>Provincial authorities allowed to use stricter allocation rules</w:t>
            </w:r>
          </w:p>
          <w:p w14:paraId="4566E517" w14:textId="77777777" w:rsidR="000511BB" w:rsidRPr="00186B1E" w:rsidRDefault="000511BB" w:rsidP="00176DB4">
            <w:pPr>
              <w:pStyle w:val="ListParagraph"/>
              <w:numPr>
                <w:ilvl w:val="0"/>
                <w:numId w:val="6"/>
              </w:numPr>
              <w:snapToGrid w:val="0"/>
              <w:ind w:left="160" w:hanging="160"/>
              <w:jc w:val="left"/>
              <w:rPr>
                <w:rFonts w:cstheme="minorHAnsi"/>
                <w:sz w:val="18"/>
                <w:szCs w:val="18"/>
              </w:rPr>
            </w:pPr>
            <w:r w:rsidRPr="00186B1E">
              <w:rPr>
                <w:rFonts w:cstheme="minorHAnsi"/>
                <w:sz w:val="18"/>
                <w:szCs w:val="18"/>
              </w:rPr>
              <w:t>Trans-regional allowance flow to be considered in the assessment rules</w:t>
            </w:r>
          </w:p>
        </w:tc>
      </w:tr>
      <w:tr w:rsidR="000511BB" w:rsidRPr="00186B1E" w14:paraId="2D179489" w14:textId="77777777" w:rsidTr="00176DB4">
        <w:tc>
          <w:tcPr>
            <w:tcW w:w="1507" w:type="dxa"/>
            <w:vAlign w:val="center"/>
          </w:tcPr>
          <w:p w14:paraId="2C30ECAE" w14:textId="77777777" w:rsidR="000511BB" w:rsidRPr="00E02C70" w:rsidRDefault="000511BB" w:rsidP="00176DB4">
            <w:pPr>
              <w:snapToGrid w:val="0"/>
              <w:jc w:val="left"/>
              <w:rPr>
                <w:rFonts w:cstheme="minorHAnsi"/>
                <w:b/>
                <w:bCs/>
                <w:sz w:val="18"/>
                <w:szCs w:val="18"/>
              </w:rPr>
            </w:pPr>
            <w:r w:rsidRPr="00E02C70">
              <w:rPr>
                <w:rFonts w:cstheme="minorHAnsi"/>
                <w:b/>
                <w:bCs/>
                <w:sz w:val="18"/>
                <w:szCs w:val="18"/>
              </w:rPr>
              <w:lastRenderedPageBreak/>
              <w:t>Regional carbon emission control targets</w:t>
            </w:r>
          </w:p>
        </w:tc>
        <w:tc>
          <w:tcPr>
            <w:tcW w:w="1586" w:type="dxa"/>
            <w:vAlign w:val="center"/>
          </w:tcPr>
          <w:p w14:paraId="6BF4A4DA" w14:textId="77777777" w:rsidR="000511BB" w:rsidRPr="00186B1E" w:rsidRDefault="000511BB" w:rsidP="00176DB4">
            <w:pPr>
              <w:snapToGrid w:val="0"/>
              <w:jc w:val="left"/>
              <w:rPr>
                <w:rFonts w:cstheme="minorHAnsi"/>
                <w:sz w:val="18"/>
                <w:szCs w:val="18"/>
              </w:rPr>
            </w:pPr>
            <w:r w:rsidRPr="00186B1E">
              <w:rPr>
                <w:rFonts w:cstheme="minorHAnsi"/>
                <w:sz w:val="18"/>
                <w:szCs w:val="18"/>
              </w:rPr>
              <w:t xml:space="preserve">Regional and </w:t>
            </w:r>
            <w:r>
              <w:rPr>
                <w:rFonts w:cstheme="minorHAnsi"/>
                <w:sz w:val="18"/>
                <w:szCs w:val="18"/>
              </w:rPr>
              <w:t>s</w:t>
            </w:r>
            <w:r w:rsidRPr="00186B1E">
              <w:rPr>
                <w:rFonts w:cstheme="minorHAnsi"/>
                <w:sz w:val="18"/>
                <w:szCs w:val="18"/>
              </w:rPr>
              <w:t xml:space="preserve">ectoral </w:t>
            </w:r>
            <w:r>
              <w:rPr>
                <w:rFonts w:cstheme="minorHAnsi"/>
                <w:sz w:val="18"/>
                <w:szCs w:val="18"/>
              </w:rPr>
              <w:t>p</w:t>
            </w:r>
            <w:r w:rsidRPr="00186B1E">
              <w:rPr>
                <w:rFonts w:cstheme="minorHAnsi"/>
                <w:sz w:val="18"/>
                <w:szCs w:val="18"/>
              </w:rPr>
              <w:t>eaking</w:t>
            </w:r>
          </w:p>
        </w:tc>
        <w:tc>
          <w:tcPr>
            <w:tcW w:w="1549" w:type="dxa"/>
            <w:vAlign w:val="center"/>
          </w:tcPr>
          <w:p w14:paraId="236530A4" w14:textId="77777777" w:rsidR="000511BB" w:rsidRPr="00186B1E" w:rsidRDefault="000511BB" w:rsidP="00176DB4">
            <w:pPr>
              <w:snapToGrid w:val="0"/>
              <w:jc w:val="left"/>
              <w:rPr>
                <w:rFonts w:cstheme="minorHAnsi"/>
                <w:sz w:val="18"/>
                <w:szCs w:val="18"/>
              </w:rPr>
            </w:pPr>
            <w:r w:rsidRPr="00186B1E">
              <w:rPr>
                <w:rFonts w:cstheme="minorHAnsi"/>
                <w:sz w:val="18"/>
                <w:szCs w:val="18"/>
              </w:rPr>
              <w:t>Provinc</w:t>
            </w:r>
            <w:r>
              <w:rPr>
                <w:rFonts w:cstheme="minorHAnsi"/>
                <w:sz w:val="18"/>
                <w:szCs w:val="18"/>
              </w:rPr>
              <w:t xml:space="preserve">ial level </w:t>
            </w:r>
          </w:p>
        </w:tc>
        <w:tc>
          <w:tcPr>
            <w:tcW w:w="2463" w:type="dxa"/>
          </w:tcPr>
          <w:p w14:paraId="7C07B75A" w14:textId="77777777" w:rsidR="000511BB" w:rsidRPr="00186B1E" w:rsidRDefault="000511BB" w:rsidP="00176DB4">
            <w:pPr>
              <w:pStyle w:val="ListParagraph"/>
              <w:numPr>
                <w:ilvl w:val="0"/>
                <w:numId w:val="7"/>
              </w:numPr>
              <w:snapToGrid w:val="0"/>
              <w:ind w:left="201" w:hanging="180"/>
              <w:jc w:val="left"/>
              <w:rPr>
                <w:rFonts w:cstheme="minorHAnsi"/>
                <w:sz w:val="18"/>
                <w:szCs w:val="18"/>
              </w:rPr>
            </w:pPr>
            <w:r w:rsidRPr="00186B1E">
              <w:rPr>
                <w:rFonts w:cstheme="minorHAnsi"/>
                <w:sz w:val="18"/>
                <w:szCs w:val="18"/>
              </w:rPr>
              <w:t>Actual activity level-based free allowance allocation</w:t>
            </w:r>
          </w:p>
          <w:p w14:paraId="4F11E53D" w14:textId="77777777" w:rsidR="000511BB" w:rsidRPr="00186B1E" w:rsidRDefault="000511BB" w:rsidP="00176DB4">
            <w:pPr>
              <w:pStyle w:val="ListParagraph"/>
              <w:numPr>
                <w:ilvl w:val="0"/>
                <w:numId w:val="7"/>
              </w:numPr>
              <w:snapToGrid w:val="0"/>
              <w:ind w:left="201" w:hanging="180"/>
              <w:jc w:val="left"/>
              <w:rPr>
                <w:rFonts w:cstheme="minorHAnsi"/>
                <w:sz w:val="18"/>
                <w:szCs w:val="18"/>
              </w:rPr>
            </w:pPr>
            <w:r w:rsidRPr="00186B1E">
              <w:rPr>
                <w:rFonts w:cstheme="minorHAnsi"/>
                <w:sz w:val="18"/>
                <w:szCs w:val="18"/>
              </w:rPr>
              <w:t>Bottom-up approach to cap-setting and early peak of CO</w:t>
            </w:r>
            <w:r w:rsidRPr="00186B1E">
              <w:rPr>
                <w:rFonts w:cstheme="minorHAnsi"/>
                <w:sz w:val="18"/>
                <w:szCs w:val="18"/>
                <w:vertAlign w:val="subscript"/>
              </w:rPr>
              <w:t>2</w:t>
            </w:r>
            <w:r w:rsidRPr="00186B1E">
              <w:rPr>
                <w:rFonts w:cstheme="minorHAnsi"/>
                <w:sz w:val="18"/>
                <w:szCs w:val="18"/>
              </w:rPr>
              <w:t xml:space="preserve"> emissions in specific regions and sectors</w:t>
            </w:r>
          </w:p>
        </w:tc>
        <w:tc>
          <w:tcPr>
            <w:tcW w:w="2250" w:type="dxa"/>
          </w:tcPr>
          <w:p w14:paraId="7C944493" w14:textId="77777777" w:rsidR="000511BB" w:rsidRPr="00186B1E" w:rsidRDefault="000511BB" w:rsidP="00176DB4">
            <w:pPr>
              <w:pStyle w:val="ListParagraph"/>
              <w:numPr>
                <w:ilvl w:val="0"/>
                <w:numId w:val="7"/>
              </w:numPr>
              <w:snapToGrid w:val="0"/>
              <w:ind w:left="160" w:hanging="160"/>
              <w:jc w:val="left"/>
              <w:rPr>
                <w:rFonts w:cstheme="minorHAnsi"/>
                <w:sz w:val="18"/>
                <w:szCs w:val="18"/>
              </w:rPr>
            </w:pPr>
            <w:r w:rsidRPr="00186B1E">
              <w:rPr>
                <w:rFonts w:cstheme="minorHAnsi"/>
                <w:sz w:val="18"/>
                <w:szCs w:val="18"/>
              </w:rPr>
              <w:t xml:space="preserve">Hybrid approach for establishing the emissions cap now under consideration, i.e., a combination of bottom-up and top-down approaches </w:t>
            </w:r>
          </w:p>
          <w:p w14:paraId="5F17BF6D" w14:textId="77777777" w:rsidR="000511BB" w:rsidRPr="00186B1E" w:rsidRDefault="000511BB" w:rsidP="00176DB4">
            <w:pPr>
              <w:pStyle w:val="ListParagraph"/>
              <w:numPr>
                <w:ilvl w:val="0"/>
                <w:numId w:val="7"/>
              </w:numPr>
              <w:snapToGrid w:val="0"/>
              <w:ind w:left="160" w:hanging="160"/>
              <w:jc w:val="left"/>
              <w:rPr>
                <w:rFonts w:cstheme="minorHAnsi"/>
                <w:sz w:val="18"/>
                <w:szCs w:val="18"/>
              </w:rPr>
            </w:pPr>
            <w:r w:rsidRPr="00186B1E">
              <w:rPr>
                <w:rFonts w:cstheme="minorHAnsi"/>
                <w:sz w:val="18"/>
                <w:szCs w:val="18"/>
              </w:rPr>
              <w:t xml:space="preserve">Provincial authorities allowed to use </w:t>
            </w:r>
            <w:r>
              <w:rPr>
                <w:rFonts w:cstheme="minorHAnsi"/>
                <w:sz w:val="18"/>
                <w:szCs w:val="18"/>
              </w:rPr>
              <w:t>more stringent</w:t>
            </w:r>
            <w:r w:rsidRPr="00186B1E">
              <w:rPr>
                <w:rFonts w:cstheme="minorHAnsi"/>
                <w:sz w:val="18"/>
                <w:szCs w:val="18"/>
              </w:rPr>
              <w:t xml:space="preserve"> allocation rules</w:t>
            </w:r>
          </w:p>
        </w:tc>
      </w:tr>
      <w:tr w:rsidR="000511BB" w:rsidRPr="00186B1E" w14:paraId="376781CF" w14:textId="77777777" w:rsidTr="00176DB4">
        <w:tc>
          <w:tcPr>
            <w:tcW w:w="1507" w:type="dxa"/>
            <w:vMerge w:val="restart"/>
            <w:shd w:val="clear" w:color="auto" w:fill="F2F2F2" w:themeFill="background1" w:themeFillShade="F2"/>
          </w:tcPr>
          <w:p w14:paraId="7CAA20BC" w14:textId="77777777" w:rsidR="000511BB" w:rsidRPr="00E02C70" w:rsidRDefault="000511BB" w:rsidP="00176DB4">
            <w:pPr>
              <w:snapToGrid w:val="0"/>
              <w:jc w:val="left"/>
              <w:rPr>
                <w:rFonts w:cstheme="minorHAnsi"/>
                <w:b/>
                <w:bCs/>
                <w:sz w:val="18"/>
                <w:szCs w:val="18"/>
              </w:rPr>
            </w:pPr>
            <w:r w:rsidRPr="00E02C70">
              <w:rPr>
                <w:rFonts w:cstheme="minorHAnsi"/>
                <w:b/>
                <w:bCs/>
                <w:sz w:val="18"/>
                <w:szCs w:val="18"/>
              </w:rPr>
              <w:t>Energy conservation policies</w:t>
            </w:r>
          </w:p>
        </w:tc>
        <w:tc>
          <w:tcPr>
            <w:tcW w:w="1586" w:type="dxa"/>
            <w:shd w:val="clear" w:color="auto" w:fill="F2F2F2" w:themeFill="background1" w:themeFillShade="F2"/>
          </w:tcPr>
          <w:p w14:paraId="25B6CBC0" w14:textId="77777777" w:rsidR="000511BB" w:rsidRPr="00186B1E" w:rsidRDefault="000511BB" w:rsidP="00176DB4">
            <w:pPr>
              <w:snapToGrid w:val="0"/>
              <w:jc w:val="left"/>
              <w:rPr>
                <w:rFonts w:cstheme="minorHAnsi"/>
                <w:sz w:val="18"/>
                <w:szCs w:val="18"/>
              </w:rPr>
            </w:pPr>
            <w:r w:rsidRPr="00186B1E">
              <w:rPr>
                <w:rFonts w:cstheme="minorHAnsi"/>
                <w:sz w:val="18"/>
                <w:szCs w:val="18"/>
              </w:rPr>
              <w:t>Energy</w:t>
            </w:r>
            <w:r>
              <w:rPr>
                <w:rFonts w:cstheme="minorHAnsi"/>
                <w:sz w:val="18"/>
                <w:szCs w:val="18"/>
              </w:rPr>
              <w:t xml:space="preserve"> S</w:t>
            </w:r>
            <w:r w:rsidRPr="00186B1E">
              <w:rPr>
                <w:rFonts w:cstheme="minorHAnsi"/>
                <w:sz w:val="18"/>
                <w:szCs w:val="18"/>
              </w:rPr>
              <w:t xml:space="preserve">aving and Low Carbon Action </w:t>
            </w:r>
            <w:r>
              <w:rPr>
                <w:rFonts w:cstheme="minorHAnsi"/>
                <w:sz w:val="18"/>
                <w:szCs w:val="18"/>
              </w:rPr>
              <w:t>Plan of</w:t>
            </w:r>
            <w:r w:rsidRPr="00186B1E">
              <w:rPr>
                <w:rFonts w:cstheme="minorHAnsi"/>
                <w:sz w:val="18"/>
                <w:szCs w:val="18"/>
              </w:rPr>
              <w:t xml:space="preserve"> </w:t>
            </w:r>
            <w:r>
              <w:rPr>
                <w:rFonts w:cstheme="minorHAnsi"/>
                <w:sz w:val="18"/>
                <w:szCs w:val="18"/>
              </w:rPr>
              <w:t xml:space="preserve">Top </w:t>
            </w:r>
            <w:r w:rsidRPr="00186B1E">
              <w:rPr>
                <w:rFonts w:cstheme="minorHAnsi"/>
                <w:sz w:val="18"/>
                <w:szCs w:val="18"/>
              </w:rPr>
              <w:t>1</w:t>
            </w:r>
            <w:r>
              <w:rPr>
                <w:rFonts w:cstheme="minorHAnsi"/>
                <w:sz w:val="18"/>
                <w:szCs w:val="18"/>
              </w:rPr>
              <w:t>0</w:t>
            </w:r>
            <w:r w:rsidRPr="00186B1E">
              <w:rPr>
                <w:rFonts w:cstheme="minorHAnsi"/>
                <w:sz w:val="18"/>
                <w:szCs w:val="18"/>
              </w:rPr>
              <w:t>,000 Enterprises program</w:t>
            </w:r>
          </w:p>
        </w:tc>
        <w:tc>
          <w:tcPr>
            <w:tcW w:w="1549" w:type="dxa"/>
            <w:vMerge w:val="restart"/>
            <w:shd w:val="clear" w:color="auto" w:fill="F2F2F2" w:themeFill="background1" w:themeFillShade="F2"/>
            <w:vAlign w:val="center"/>
          </w:tcPr>
          <w:p w14:paraId="70B35D8A" w14:textId="77777777" w:rsidR="000511BB" w:rsidRPr="00186B1E" w:rsidRDefault="000511BB" w:rsidP="00176DB4">
            <w:pPr>
              <w:snapToGrid w:val="0"/>
              <w:jc w:val="left"/>
              <w:rPr>
                <w:rFonts w:cstheme="minorHAnsi"/>
                <w:sz w:val="18"/>
                <w:szCs w:val="18"/>
              </w:rPr>
            </w:pPr>
            <w:r>
              <w:rPr>
                <w:rFonts w:cstheme="minorHAnsi"/>
                <w:sz w:val="18"/>
                <w:szCs w:val="18"/>
              </w:rPr>
              <w:t>Top</w:t>
            </w:r>
            <w:r w:rsidRPr="00186B1E">
              <w:rPr>
                <w:rFonts w:cstheme="minorHAnsi"/>
                <w:sz w:val="18"/>
                <w:szCs w:val="18"/>
              </w:rPr>
              <w:t xml:space="preserve"> enterprises in 9 energy-consuming industries, such as iron and steel, non</w:t>
            </w:r>
            <w:r>
              <w:rPr>
                <w:rFonts w:cstheme="minorHAnsi"/>
                <w:sz w:val="18"/>
                <w:szCs w:val="18"/>
              </w:rPr>
              <w:t>-</w:t>
            </w:r>
            <w:r w:rsidRPr="00186B1E">
              <w:rPr>
                <w:rFonts w:cstheme="minorHAnsi"/>
                <w:sz w:val="18"/>
                <w:szCs w:val="18"/>
              </w:rPr>
              <w:t>ferrous metals, coal, electric power, petroleum and petrochemical, chemical</w:t>
            </w:r>
            <w:r>
              <w:rPr>
                <w:rFonts w:cstheme="minorHAnsi"/>
                <w:sz w:val="18"/>
                <w:szCs w:val="18"/>
              </w:rPr>
              <w:t>s</w:t>
            </w:r>
            <w:r w:rsidRPr="00186B1E">
              <w:rPr>
                <w:rFonts w:cstheme="minorHAnsi"/>
                <w:sz w:val="18"/>
                <w:szCs w:val="18"/>
              </w:rPr>
              <w:t>, building materials, textile</w:t>
            </w:r>
            <w:r>
              <w:rPr>
                <w:rFonts w:cstheme="minorHAnsi"/>
                <w:sz w:val="18"/>
                <w:szCs w:val="18"/>
              </w:rPr>
              <w:t>,</w:t>
            </w:r>
            <w:r w:rsidRPr="00186B1E">
              <w:rPr>
                <w:rFonts w:cstheme="minorHAnsi"/>
                <w:sz w:val="18"/>
                <w:szCs w:val="18"/>
              </w:rPr>
              <w:t xml:space="preserve"> and </w:t>
            </w:r>
            <w:r>
              <w:rPr>
                <w:rFonts w:cstheme="minorHAnsi"/>
                <w:sz w:val="18"/>
                <w:szCs w:val="18"/>
              </w:rPr>
              <w:t>pulp and paper</w:t>
            </w:r>
          </w:p>
        </w:tc>
        <w:tc>
          <w:tcPr>
            <w:tcW w:w="2463" w:type="dxa"/>
            <w:shd w:val="clear" w:color="auto" w:fill="F2F2F2" w:themeFill="background1" w:themeFillShade="F2"/>
          </w:tcPr>
          <w:p w14:paraId="2C185A57" w14:textId="77777777" w:rsidR="000511BB" w:rsidRDefault="000511BB" w:rsidP="00176DB4">
            <w:pPr>
              <w:pStyle w:val="ListParagraph"/>
              <w:numPr>
                <w:ilvl w:val="0"/>
                <w:numId w:val="8"/>
              </w:numPr>
              <w:snapToGrid w:val="0"/>
              <w:ind w:left="201" w:hanging="180"/>
              <w:jc w:val="left"/>
              <w:rPr>
                <w:rFonts w:cstheme="minorHAnsi"/>
                <w:sz w:val="18"/>
                <w:szCs w:val="18"/>
              </w:rPr>
            </w:pPr>
            <w:r w:rsidRPr="00E02C70">
              <w:rPr>
                <w:rFonts w:cstheme="minorHAnsi"/>
                <w:sz w:val="18"/>
                <w:szCs w:val="18"/>
              </w:rPr>
              <w:t>Through investment in energy conservation, enterprises may cause possible double subsidies or over-subsidy</w:t>
            </w:r>
          </w:p>
          <w:p w14:paraId="3D4E81F7" w14:textId="77777777" w:rsidR="000511BB" w:rsidRPr="00E02C70" w:rsidRDefault="000511BB" w:rsidP="00176DB4">
            <w:pPr>
              <w:pStyle w:val="ListParagraph"/>
              <w:numPr>
                <w:ilvl w:val="0"/>
                <w:numId w:val="8"/>
              </w:numPr>
              <w:snapToGrid w:val="0"/>
              <w:ind w:left="201" w:hanging="180"/>
              <w:jc w:val="left"/>
              <w:rPr>
                <w:rFonts w:cstheme="minorHAnsi"/>
                <w:sz w:val="18"/>
                <w:szCs w:val="18"/>
              </w:rPr>
            </w:pPr>
            <w:r w:rsidRPr="00E02C70">
              <w:rPr>
                <w:rFonts w:cstheme="minorHAnsi"/>
                <w:sz w:val="18"/>
                <w:szCs w:val="18"/>
              </w:rPr>
              <w:t>Certain enterprises can fulfil their allowance surrender obligation through the purchase of allowances under the national ETS, while trading is not considered under the energy conservation policy</w:t>
            </w:r>
          </w:p>
        </w:tc>
        <w:tc>
          <w:tcPr>
            <w:tcW w:w="2250" w:type="dxa"/>
            <w:shd w:val="clear" w:color="auto" w:fill="F2F2F2" w:themeFill="background1" w:themeFillShade="F2"/>
          </w:tcPr>
          <w:p w14:paraId="07DCA9B7" w14:textId="77777777" w:rsidR="000511BB" w:rsidRPr="00E02C70" w:rsidRDefault="000511BB" w:rsidP="00176DB4">
            <w:pPr>
              <w:pStyle w:val="ListParagraph"/>
              <w:numPr>
                <w:ilvl w:val="0"/>
                <w:numId w:val="8"/>
              </w:numPr>
              <w:snapToGrid w:val="0"/>
              <w:ind w:left="160" w:hanging="160"/>
              <w:jc w:val="left"/>
              <w:rPr>
                <w:rFonts w:cstheme="minorHAnsi"/>
                <w:sz w:val="18"/>
                <w:szCs w:val="18"/>
              </w:rPr>
            </w:pPr>
            <w:r w:rsidRPr="00E02C70">
              <w:rPr>
                <w:rFonts w:cstheme="minorHAnsi"/>
                <w:sz w:val="18"/>
                <w:szCs w:val="18"/>
              </w:rPr>
              <w:t>Coordinate detailed design. For example, consistency should be maintained between the approaches. For enterprises not covered by the national ETS, while bearing mandatory energy conservation responsibilities, targets should be established considering the allowance prices to ensure fair competition between different enterprises.</w:t>
            </w:r>
          </w:p>
        </w:tc>
      </w:tr>
      <w:tr w:rsidR="000511BB" w:rsidRPr="00186B1E" w14:paraId="4BD32C56" w14:textId="77777777" w:rsidTr="00176DB4">
        <w:tc>
          <w:tcPr>
            <w:tcW w:w="1507" w:type="dxa"/>
            <w:vMerge/>
          </w:tcPr>
          <w:p w14:paraId="18EBC21C" w14:textId="77777777" w:rsidR="000511BB" w:rsidRPr="00186B1E" w:rsidRDefault="000511BB" w:rsidP="00176DB4">
            <w:pPr>
              <w:snapToGrid w:val="0"/>
              <w:jc w:val="left"/>
              <w:rPr>
                <w:rFonts w:cstheme="minorHAnsi"/>
                <w:sz w:val="18"/>
                <w:szCs w:val="18"/>
              </w:rPr>
            </w:pPr>
          </w:p>
        </w:tc>
        <w:tc>
          <w:tcPr>
            <w:tcW w:w="1586" w:type="dxa"/>
            <w:shd w:val="clear" w:color="auto" w:fill="F2F2F2" w:themeFill="background1" w:themeFillShade="F2"/>
          </w:tcPr>
          <w:p w14:paraId="278272D5" w14:textId="77777777" w:rsidR="000511BB" w:rsidRPr="00186B1E" w:rsidRDefault="000511BB" w:rsidP="00176DB4">
            <w:pPr>
              <w:snapToGrid w:val="0"/>
              <w:jc w:val="left"/>
              <w:rPr>
                <w:rFonts w:cstheme="minorHAnsi"/>
                <w:sz w:val="18"/>
                <w:szCs w:val="18"/>
              </w:rPr>
            </w:pPr>
            <w:r w:rsidRPr="00186B1E">
              <w:rPr>
                <w:rFonts w:cstheme="minorHAnsi"/>
                <w:sz w:val="18"/>
                <w:szCs w:val="18"/>
              </w:rPr>
              <w:t xml:space="preserve">Trading of </w:t>
            </w:r>
            <w:r>
              <w:rPr>
                <w:rFonts w:cstheme="minorHAnsi"/>
                <w:sz w:val="18"/>
                <w:szCs w:val="18"/>
              </w:rPr>
              <w:t>e</w:t>
            </w:r>
            <w:r w:rsidRPr="00186B1E">
              <w:rPr>
                <w:rFonts w:cstheme="minorHAnsi"/>
                <w:sz w:val="18"/>
                <w:szCs w:val="18"/>
              </w:rPr>
              <w:t>nergy</w:t>
            </w:r>
            <w:r>
              <w:rPr>
                <w:rFonts w:cstheme="minorHAnsi"/>
                <w:sz w:val="18"/>
                <w:szCs w:val="18"/>
              </w:rPr>
              <w:t xml:space="preserve"> consumption rights</w:t>
            </w:r>
          </w:p>
        </w:tc>
        <w:tc>
          <w:tcPr>
            <w:tcW w:w="1549" w:type="dxa"/>
            <w:vMerge/>
            <w:shd w:val="clear" w:color="auto" w:fill="F2F2F2" w:themeFill="background1" w:themeFillShade="F2"/>
          </w:tcPr>
          <w:p w14:paraId="527C13DE" w14:textId="77777777" w:rsidR="000511BB" w:rsidRPr="00186B1E" w:rsidRDefault="000511BB" w:rsidP="00176DB4">
            <w:pPr>
              <w:snapToGrid w:val="0"/>
              <w:jc w:val="left"/>
              <w:rPr>
                <w:rFonts w:cstheme="minorHAnsi"/>
                <w:sz w:val="18"/>
                <w:szCs w:val="18"/>
              </w:rPr>
            </w:pPr>
          </w:p>
        </w:tc>
        <w:tc>
          <w:tcPr>
            <w:tcW w:w="2463" w:type="dxa"/>
            <w:shd w:val="clear" w:color="auto" w:fill="F2F2F2" w:themeFill="background1" w:themeFillShade="F2"/>
          </w:tcPr>
          <w:p w14:paraId="7D131837" w14:textId="77777777" w:rsidR="000511BB" w:rsidRDefault="000511BB" w:rsidP="00176DB4">
            <w:pPr>
              <w:pStyle w:val="ListParagraph"/>
              <w:numPr>
                <w:ilvl w:val="0"/>
                <w:numId w:val="12"/>
              </w:numPr>
              <w:snapToGrid w:val="0"/>
              <w:ind w:left="201" w:hanging="180"/>
              <w:jc w:val="left"/>
              <w:rPr>
                <w:rFonts w:cstheme="minorHAnsi"/>
                <w:sz w:val="18"/>
                <w:szCs w:val="18"/>
              </w:rPr>
            </w:pPr>
            <w:r w:rsidRPr="00927138">
              <w:rPr>
                <w:rFonts w:cstheme="minorHAnsi"/>
                <w:sz w:val="18"/>
                <w:szCs w:val="18"/>
              </w:rPr>
              <w:t>Framework design very similar to the national ETS</w:t>
            </w:r>
          </w:p>
          <w:p w14:paraId="6094FDC0" w14:textId="77777777" w:rsidR="000511BB" w:rsidRDefault="000511BB" w:rsidP="00176DB4">
            <w:pPr>
              <w:pStyle w:val="ListParagraph"/>
              <w:numPr>
                <w:ilvl w:val="0"/>
                <w:numId w:val="12"/>
              </w:numPr>
              <w:snapToGrid w:val="0"/>
              <w:ind w:left="201" w:hanging="180"/>
              <w:jc w:val="left"/>
              <w:rPr>
                <w:rFonts w:cstheme="minorHAnsi"/>
                <w:sz w:val="18"/>
                <w:szCs w:val="18"/>
              </w:rPr>
            </w:pPr>
            <w:r w:rsidRPr="00927138">
              <w:rPr>
                <w:rFonts w:cstheme="minorHAnsi"/>
                <w:sz w:val="18"/>
                <w:szCs w:val="18"/>
              </w:rPr>
              <w:t>Almost the same enterprises to be covered</w:t>
            </w:r>
          </w:p>
          <w:p w14:paraId="4ED78DAF" w14:textId="77777777" w:rsidR="000511BB" w:rsidRPr="00927138" w:rsidRDefault="000511BB" w:rsidP="00176DB4">
            <w:pPr>
              <w:pStyle w:val="ListParagraph"/>
              <w:numPr>
                <w:ilvl w:val="0"/>
                <w:numId w:val="12"/>
              </w:numPr>
              <w:snapToGrid w:val="0"/>
              <w:ind w:left="201" w:hanging="180"/>
              <w:jc w:val="left"/>
              <w:rPr>
                <w:rFonts w:cstheme="minorHAnsi"/>
                <w:sz w:val="18"/>
                <w:szCs w:val="18"/>
              </w:rPr>
            </w:pPr>
            <w:r w:rsidRPr="00927138">
              <w:rPr>
                <w:rFonts w:cstheme="minorHAnsi"/>
                <w:sz w:val="18"/>
                <w:szCs w:val="18"/>
              </w:rPr>
              <w:t xml:space="preserve">Energy types not differentiated in the </w:t>
            </w:r>
            <w:r>
              <w:rPr>
                <w:rFonts w:cstheme="minorHAnsi"/>
                <w:sz w:val="18"/>
                <w:szCs w:val="18"/>
              </w:rPr>
              <w:t>energy use rights</w:t>
            </w:r>
            <w:r w:rsidRPr="00927138">
              <w:rPr>
                <w:rFonts w:cstheme="minorHAnsi"/>
                <w:sz w:val="18"/>
                <w:szCs w:val="18"/>
              </w:rPr>
              <w:t xml:space="preserve"> trading system</w:t>
            </w:r>
          </w:p>
        </w:tc>
        <w:tc>
          <w:tcPr>
            <w:tcW w:w="2250" w:type="dxa"/>
            <w:shd w:val="clear" w:color="auto" w:fill="F2F2F2" w:themeFill="background1" w:themeFillShade="F2"/>
          </w:tcPr>
          <w:p w14:paraId="3E6351BC" w14:textId="77777777" w:rsidR="000511BB" w:rsidRDefault="000511BB" w:rsidP="00176DB4">
            <w:pPr>
              <w:pStyle w:val="ListParagraph"/>
              <w:numPr>
                <w:ilvl w:val="0"/>
                <w:numId w:val="12"/>
              </w:numPr>
              <w:snapToGrid w:val="0"/>
              <w:ind w:left="160" w:hanging="160"/>
              <w:jc w:val="left"/>
              <w:rPr>
                <w:rFonts w:cstheme="minorHAnsi"/>
                <w:sz w:val="18"/>
                <w:szCs w:val="18"/>
              </w:rPr>
            </w:pPr>
            <w:r w:rsidRPr="00927138">
              <w:rPr>
                <w:rFonts w:cstheme="minorHAnsi"/>
                <w:sz w:val="18"/>
                <w:szCs w:val="18"/>
              </w:rPr>
              <w:t>Repetitive regulation of enterprises not avoided from the very beginning in the policy design</w:t>
            </w:r>
          </w:p>
          <w:p w14:paraId="03436700" w14:textId="77777777" w:rsidR="000511BB" w:rsidRPr="00927138" w:rsidRDefault="000511BB" w:rsidP="00176DB4">
            <w:pPr>
              <w:pStyle w:val="ListParagraph"/>
              <w:numPr>
                <w:ilvl w:val="0"/>
                <w:numId w:val="12"/>
              </w:numPr>
              <w:snapToGrid w:val="0"/>
              <w:ind w:left="160" w:hanging="160"/>
              <w:jc w:val="left"/>
              <w:rPr>
                <w:rFonts w:cstheme="minorHAnsi"/>
                <w:sz w:val="18"/>
                <w:szCs w:val="18"/>
              </w:rPr>
            </w:pPr>
            <w:r w:rsidRPr="00927138">
              <w:rPr>
                <w:rFonts w:cstheme="minorHAnsi"/>
                <w:sz w:val="18"/>
                <w:szCs w:val="18"/>
              </w:rPr>
              <w:t>Coordination of technical details of the two systems not conducted</w:t>
            </w:r>
          </w:p>
        </w:tc>
      </w:tr>
      <w:tr w:rsidR="000511BB" w:rsidRPr="00186B1E" w14:paraId="09A5EBD7" w14:textId="77777777" w:rsidTr="00176DB4">
        <w:tc>
          <w:tcPr>
            <w:tcW w:w="1507" w:type="dxa"/>
            <w:vMerge/>
          </w:tcPr>
          <w:p w14:paraId="7F58C811" w14:textId="77777777" w:rsidR="000511BB" w:rsidRPr="00186B1E" w:rsidRDefault="000511BB" w:rsidP="00176DB4">
            <w:pPr>
              <w:snapToGrid w:val="0"/>
              <w:jc w:val="left"/>
              <w:rPr>
                <w:rFonts w:cstheme="minorHAnsi"/>
                <w:sz w:val="18"/>
                <w:szCs w:val="18"/>
              </w:rPr>
            </w:pPr>
          </w:p>
        </w:tc>
        <w:tc>
          <w:tcPr>
            <w:tcW w:w="1586" w:type="dxa"/>
            <w:shd w:val="clear" w:color="auto" w:fill="F2F2F2" w:themeFill="background1" w:themeFillShade="F2"/>
          </w:tcPr>
          <w:p w14:paraId="0C002971" w14:textId="77777777" w:rsidR="000511BB" w:rsidRPr="00186B1E" w:rsidRDefault="000511BB" w:rsidP="00176DB4">
            <w:pPr>
              <w:snapToGrid w:val="0"/>
              <w:jc w:val="left"/>
              <w:rPr>
                <w:rFonts w:cstheme="minorHAnsi"/>
                <w:sz w:val="18"/>
                <w:szCs w:val="18"/>
              </w:rPr>
            </w:pPr>
            <w:r w:rsidRPr="00186B1E">
              <w:rPr>
                <w:rFonts w:cstheme="minorHAnsi"/>
                <w:sz w:val="18"/>
                <w:szCs w:val="18"/>
              </w:rPr>
              <w:t xml:space="preserve">Financial </w:t>
            </w:r>
            <w:r>
              <w:rPr>
                <w:rFonts w:cstheme="minorHAnsi"/>
                <w:sz w:val="18"/>
                <w:szCs w:val="18"/>
              </w:rPr>
              <w:t>s</w:t>
            </w:r>
            <w:r w:rsidRPr="00186B1E">
              <w:rPr>
                <w:rFonts w:cstheme="minorHAnsi"/>
                <w:sz w:val="18"/>
                <w:szCs w:val="18"/>
              </w:rPr>
              <w:t xml:space="preserve">ubsidy for </w:t>
            </w:r>
            <w:r>
              <w:rPr>
                <w:rFonts w:cstheme="minorHAnsi"/>
                <w:sz w:val="18"/>
                <w:szCs w:val="18"/>
              </w:rPr>
              <w:t>e</w:t>
            </w:r>
            <w:r w:rsidRPr="00186B1E">
              <w:rPr>
                <w:rFonts w:cstheme="minorHAnsi"/>
                <w:sz w:val="18"/>
                <w:szCs w:val="18"/>
              </w:rPr>
              <w:t xml:space="preserve">nergy </w:t>
            </w:r>
            <w:r>
              <w:rPr>
                <w:rFonts w:cstheme="minorHAnsi"/>
                <w:sz w:val="18"/>
                <w:szCs w:val="18"/>
              </w:rPr>
              <w:t>c</w:t>
            </w:r>
            <w:r w:rsidRPr="00186B1E">
              <w:rPr>
                <w:rFonts w:cstheme="minorHAnsi"/>
                <w:sz w:val="18"/>
                <w:szCs w:val="18"/>
              </w:rPr>
              <w:t>onservation</w:t>
            </w:r>
          </w:p>
        </w:tc>
        <w:tc>
          <w:tcPr>
            <w:tcW w:w="1549" w:type="dxa"/>
            <w:vMerge/>
            <w:shd w:val="clear" w:color="auto" w:fill="F2F2F2" w:themeFill="background1" w:themeFillShade="F2"/>
          </w:tcPr>
          <w:p w14:paraId="7D4291DD" w14:textId="77777777" w:rsidR="000511BB" w:rsidRPr="00186B1E" w:rsidRDefault="000511BB" w:rsidP="00176DB4">
            <w:pPr>
              <w:snapToGrid w:val="0"/>
              <w:jc w:val="left"/>
              <w:rPr>
                <w:rFonts w:cstheme="minorHAnsi"/>
                <w:sz w:val="18"/>
                <w:szCs w:val="18"/>
              </w:rPr>
            </w:pPr>
          </w:p>
        </w:tc>
        <w:tc>
          <w:tcPr>
            <w:tcW w:w="2463" w:type="dxa"/>
            <w:shd w:val="clear" w:color="auto" w:fill="F2F2F2" w:themeFill="background1" w:themeFillShade="F2"/>
          </w:tcPr>
          <w:p w14:paraId="7DE2C5DD" w14:textId="77777777" w:rsidR="000511BB" w:rsidRDefault="000511BB" w:rsidP="00176DB4">
            <w:pPr>
              <w:pStyle w:val="ListParagraph"/>
              <w:numPr>
                <w:ilvl w:val="0"/>
                <w:numId w:val="13"/>
              </w:numPr>
              <w:snapToGrid w:val="0"/>
              <w:ind w:left="190" w:hanging="180"/>
              <w:jc w:val="left"/>
              <w:rPr>
                <w:rFonts w:cstheme="minorHAnsi"/>
                <w:sz w:val="18"/>
                <w:szCs w:val="18"/>
              </w:rPr>
            </w:pPr>
            <w:r w:rsidRPr="00545288">
              <w:rPr>
                <w:rFonts w:cstheme="minorHAnsi"/>
                <w:sz w:val="18"/>
                <w:szCs w:val="18"/>
              </w:rPr>
              <w:t>Achieved energy savings could be converted to emission reductions</w:t>
            </w:r>
          </w:p>
          <w:p w14:paraId="7FCDB5C7" w14:textId="77777777" w:rsidR="000511BB" w:rsidRPr="00545288" w:rsidRDefault="000511BB" w:rsidP="00176DB4">
            <w:pPr>
              <w:pStyle w:val="ListParagraph"/>
              <w:numPr>
                <w:ilvl w:val="0"/>
                <w:numId w:val="13"/>
              </w:numPr>
              <w:snapToGrid w:val="0"/>
              <w:ind w:left="190" w:hanging="180"/>
              <w:jc w:val="left"/>
              <w:rPr>
                <w:rFonts w:cstheme="minorHAnsi"/>
                <w:sz w:val="18"/>
                <w:szCs w:val="18"/>
              </w:rPr>
            </w:pPr>
            <w:r w:rsidRPr="00545288">
              <w:rPr>
                <w:rFonts w:cstheme="minorHAnsi"/>
                <w:sz w:val="18"/>
                <w:szCs w:val="18"/>
              </w:rPr>
              <w:t>Question as to whether generated emission reductions could be used for offsetting purposes under the ETS</w:t>
            </w:r>
          </w:p>
        </w:tc>
        <w:tc>
          <w:tcPr>
            <w:tcW w:w="2250" w:type="dxa"/>
            <w:shd w:val="clear" w:color="auto" w:fill="F2F2F2" w:themeFill="background1" w:themeFillShade="F2"/>
          </w:tcPr>
          <w:p w14:paraId="11C3954C" w14:textId="77777777" w:rsidR="000511BB" w:rsidRDefault="000511BB" w:rsidP="00176DB4">
            <w:pPr>
              <w:pStyle w:val="ListParagraph"/>
              <w:numPr>
                <w:ilvl w:val="0"/>
                <w:numId w:val="13"/>
              </w:numPr>
              <w:snapToGrid w:val="0"/>
              <w:ind w:left="160" w:hanging="160"/>
              <w:jc w:val="left"/>
              <w:rPr>
                <w:rFonts w:cstheme="minorHAnsi"/>
                <w:sz w:val="18"/>
                <w:szCs w:val="18"/>
              </w:rPr>
            </w:pPr>
            <w:r w:rsidRPr="00545288">
              <w:rPr>
                <w:rFonts w:cstheme="minorHAnsi"/>
                <w:sz w:val="18"/>
                <w:szCs w:val="18"/>
              </w:rPr>
              <w:t>Coordination at the national level not conducted</w:t>
            </w:r>
          </w:p>
          <w:p w14:paraId="17433DC8" w14:textId="77777777" w:rsidR="000511BB" w:rsidRPr="00545288" w:rsidRDefault="000511BB" w:rsidP="00176DB4">
            <w:pPr>
              <w:pStyle w:val="ListParagraph"/>
              <w:numPr>
                <w:ilvl w:val="0"/>
                <w:numId w:val="13"/>
              </w:numPr>
              <w:snapToGrid w:val="0"/>
              <w:ind w:left="160" w:hanging="160"/>
              <w:jc w:val="left"/>
              <w:rPr>
                <w:rFonts w:cstheme="minorHAnsi"/>
                <w:sz w:val="18"/>
                <w:szCs w:val="18"/>
              </w:rPr>
            </w:pPr>
            <w:r w:rsidRPr="00545288">
              <w:rPr>
                <w:rFonts w:cstheme="minorHAnsi"/>
                <w:sz w:val="18"/>
                <w:szCs w:val="18"/>
              </w:rPr>
              <w:t>Coordination in some provinces achieved to some extent by allowing</w:t>
            </w:r>
            <w:r>
              <w:rPr>
                <w:rFonts w:cstheme="minorHAnsi"/>
                <w:sz w:val="18"/>
                <w:szCs w:val="18"/>
              </w:rPr>
              <w:t xml:space="preserve"> </w:t>
            </w:r>
            <w:r w:rsidRPr="00545288">
              <w:rPr>
                <w:rFonts w:cstheme="minorHAnsi"/>
                <w:sz w:val="18"/>
                <w:szCs w:val="18"/>
              </w:rPr>
              <w:t>the use of emission reductions generated to offset emissions under the pilot ETS</w:t>
            </w:r>
          </w:p>
        </w:tc>
      </w:tr>
      <w:tr w:rsidR="000511BB" w:rsidRPr="00186B1E" w14:paraId="018E2C04" w14:textId="77777777" w:rsidTr="00176DB4">
        <w:tc>
          <w:tcPr>
            <w:tcW w:w="1507" w:type="dxa"/>
            <w:vMerge w:val="restart"/>
          </w:tcPr>
          <w:p w14:paraId="3D5543D7" w14:textId="77777777" w:rsidR="000511BB" w:rsidRPr="00E02C70" w:rsidRDefault="000511BB" w:rsidP="00176DB4">
            <w:pPr>
              <w:snapToGrid w:val="0"/>
              <w:jc w:val="left"/>
              <w:rPr>
                <w:rFonts w:cstheme="minorHAnsi"/>
                <w:b/>
                <w:bCs/>
                <w:sz w:val="18"/>
                <w:szCs w:val="18"/>
              </w:rPr>
            </w:pPr>
            <w:r w:rsidRPr="00E02C70">
              <w:rPr>
                <w:rFonts w:cstheme="minorHAnsi"/>
                <w:b/>
                <w:bCs/>
                <w:sz w:val="18"/>
                <w:szCs w:val="18"/>
              </w:rPr>
              <w:t>Renewable energy policies</w:t>
            </w:r>
          </w:p>
        </w:tc>
        <w:tc>
          <w:tcPr>
            <w:tcW w:w="1586" w:type="dxa"/>
          </w:tcPr>
          <w:p w14:paraId="0B185372" w14:textId="77777777" w:rsidR="000511BB" w:rsidRPr="00186B1E" w:rsidRDefault="000511BB" w:rsidP="00176DB4">
            <w:pPr>
              <w:snapToGrid w:val="0"/>
              <w:jc w:val="left"/>
              <w:rPr>
                <w:rFonts w:cstheme="minorHAnsi"/>
                <w:sz w:val="18"/>
                <w:szCs w:val="18"/>
              </w:rPr>
            </w:pPr>
            <w:r w:rsidRPr="00186B1E">
              <w:rPr>
                <w:rFonts w:cstheme="minorHAnsi"/>
                <w:sz w:val="18"/>
                <w:szCs w:val="18"/>
              </w:rPr>
              <w:t xml:space="preserve">Mandatory </w:t>
            </w:r>
            <w:r>
              <w:rPr>
                <w:rFonts w:cstheme="minorHAnsi"/>
                <w:sz w:val="18"/>
                <w:szCs w:val="18"/>
              </w:rPr>
              <w:t>r</w:t>
            </w:r>
            <w:r w:rsidRPr="00186B1E">
              <w:rPr>
                <w:rFonts w:cstheme="minorHAnsi"/>
                <w:sz w:val="18"/>
                <w:szCs w:val="18"/>
              </w:rPr>
              <w:t xml:space="preserve">enewable </w:t>
            </w:r>
            <w:r>
              <w:rPr>
                <w:rFonts w:cstheme="minorHAnsi"/>
                <w:sz w:val="18"/>
                <w:szCs w:val="18"/>
              </w:rPr>
              <w:t>e</w:t>
            </w:r>
            <w:r w:rsidRPr="00186B1E">
              <w:rPr>
                <w:rFonts w:cstheme="minorHAnsi"/>
                <w:sz w:val="18"/>
                <w:szCs w:val="18"/>
              </w:rPr>
              <w:t>nergy</w:t>
            </w:r>
          </w:p>
          <w:p w14:paraId="3F45E2B4" w14:textId="77777777" w:rsidR="000511BB" w:rsidRPr="00186B1E" w:rsidRDefault="000511BB" w:rsidP="00176DB4">
            <w:pPr>
              <w:snapToGrid w:val="0"/>
              <w:jc w:val="left"/>
              <w:rPr>
                <w:rFonts w:cstheme="minorHAnsi"/>
                <w:sz w:val="18"/>
                <w:szCs w:val="18"/>
              </w:rPr>
            </w:pPr>
            <w:r>
              <w:rPr>
                <w:rFonts w:cstheme="minorHAnsi"/>
                <w:sz w:val="18"/>
                <w:szCs w:val="18"/>
              </w:rPr>
              <w:t>d</w:t>
            </w:r>
            <w:r w:rsidRPr="00186B1E">
              <w:rPr>
                <w:rFonts w:cstheme="minorHAnsi"/>
                <w:sz w:val="18"/>
                <w:szCs w:val="18"/>
              </w:rPr>
              <w:t xml:space="preserve">evelopment </w:t>
            </w:r>
            <w:r>
              <w:rPr>
                <w:rFonts w:cstheme="minorHAnsi"/>
                <w:sz w:val="18"/>
                <w:szCs w:val="18"/>
              </w:rPr>
              <w:t>t</w:t>
            </w:r>
            <w:r w:rsidRPr="00186B1E">
              <w:rPr>
                <w:rFonts w:cstheme="minorHAnsi"/>
                <w:sz w:val="18"/>
                <w:szCs w:val="18"/>
              </w:rPr>
              <w:t>argets</w:t>
            </w:r>
          </w:p>
        </w:tc>
        <w:tc>
          <w:tcPr>
            <w:tcW w:w="1549" w:type="dxa"/>
          </w:tcPr>
          <w:p w14:paraId="7716E642" w14:textId="77777777" w:rsidR="000511BB" w:rsidRPr="00186B1E" w:rsidRDefault="000511BB" w:rsidP="00176DB4">
            <w:pPr>
              <w:snapToGrid w:val="0"/>
              <w:jc w:val="left"/>
              <w:rPr>
                <w:rFonts w:cstheme="minorHAnsi"/>
                <w:sz w:val="18"/>
                <w:szCs w:val="18"/>
              </w:rPr>
            </w:pPr>
            <w:r>
              <w:rPr>
                <w:rFonts w:cstheme="minorHAnsi"/>
                <w:sz w:val="18"/>
                <w:szCs w:val="18"/>
              </w:rPr>
              <w:t>National and provincial level</w:t>
            </w:r>
          </w:p>
        </w:tc>
        <w:tc>
          <w:tcPr>
            <w:tcW w:w="2463" w:type="dxa"/>
          </w:tcPr>
          <w:p w14:paraId="448C6E22" w14:textId="77777777" w:rsidR="000511BB" w:rsidRDefault="000511BB" w:rsidP="00176DB4">
            <w:pPr>
              <w:pStyle w:val="ListParagraph"/>
              <w:numPr>
                <w:ilvl w:val="0"/>
                <w:numId w:val="9"/>
              </w:numPr>
              <w:snapToGrid w:val="0"/>
              <w:ind w:left="201" w:hanging="180"/>
              <w:jc w:val="left"/>
              <w:rPr>
                <w:rFonts w:cstheme="minorHAnsi"/>
                <w:sz w:val="18"/>
                <w:szCs w:val="18"/>
              </w:rPr>
            </w:pPr>
            <w:r w:rsidRPr="00E02C70">
              <w:rPr>
                <w:rFonts w:cstheme="minorHAnsi"/>
                <w:sz w:val="18"/>
                <w:szCs w:val="18"/>
              </w:rPr>
              <w:t>Eligibility of renewable energy projects to generate emission reduction credits that may be used for offsetting in the national ETS</w:t>
            </w:r>
          </w:p>
          <w:p w14:paraId="5A69E771" w14:textId="77777777" w:rsidR="000511BB" w:rsidRPr="00E02C70" w:rsidRDefault="000511BB" w:rsidP="00176DB4">
            <w:pPr>
              <w:pStyle w:val="ListParagraph"/>
              <w:numPr>
                <w:ilvl w:val="0"/>
                <w:numId w:val="9"/>
              </w:numPr>
              <w:snapToGrid w:val="0"/>
              <w:ind w:left="201" w:hanging="180"/>
              <w:jc w:val="left"/>
              <w:rPr>
                <w:rFonts w:cstheme="minorHAnsi"/>
                <w:sz w:val="18"/>
                <w:szCs w:val="18"/>
              </w:rPr>
            </w:pPr>
            <w:r w:rsidRPr="00E02C70">
              <w:rPr>
                <w:rFonts w:cstheme="minorHAnsi"/>
                <w:sz w:val="18"/>
                <w:szCs w:val="18"/>
              </w:rPr>
              <w:t>Distributional effects of free allowance allocation in the power generation sector</w:t>
            </w:r>
          </w:p>
        </w:tc>
        <w:tc>
          <w:tcPr>
            <w:tcW w:w="2250" w:type="dxa"/>
          </w:tcPr>
          <w:p w14:paraId="2BE0B2C4" w14:textId="77777777" w:rsidR="000511BB" w:rsidRDefault="000511BB" w:rsidP="00176DB4">
            <w:pPr>
              <w:pStyle w:val="ListParagraph"/>
              <w:numPr>
                <w:ilvl w:val="0"/>
                <w:numId w:val="9"/>
              </w:numPr>
              <w:snapToGrid w:val="0"/>
              <w:ind w:left="160" w:hanging="160"/>
              <w:jc w:val="left"/>
              <w:rPr>
                <w:rFonts w:cstheme="minorHAnsi"/>
                <w:sz w:val="18"/>
                <w:szCs w:val="18"/>
              </w:rPr>
            </w:pPr>
            <w:r w:rsidRPr="00545288">
              <w:rPr>
                <w:rFonts w:cstheme="minorHAnsi"/>
                <w:sz w:val="18"/>
                <w:szCs w:val="18"/>
              </w:rPr>
              <w:t>Renewable energy projects eligible to generate emission reduction credits, with additional requirements to be improved</w:t>
            </w:r>
          </w:p>
          <w:p w14:paraId="6636E570" w14:textId="77777777" w:rsidR="000511BB" w:rsidRDefault="000511BB" w:rsidP="00176DB4">
            <w:pPr>
              <w:pStyle w:val="ListParagraph"/>
              <w:numPr>
                <w:ilvl w:val="0"/>
                <w:numId w:val="9"/>
              </w:numPr>
              <w:snapToGrid w:val="0"/>
              <w:ind w:left="160" w:hanging="160"/>
              <w:jc w:val="left"/>
              <w:rPr>
                <w:rFonts w:cstheme="minorHAnsi"/>
                <w:sz w:val="18"/>
                <w:szCs w:val="18"/>
              </w:rPr>
            </w:pPr>
            <w:r w:rsidRPr="00545288">
              <w:rPr>
                <w:rFonts w:cstheme="minorHAnsi"/>
                <w:sz w:val="18"/>
                <w:szCs w:val="18"/>
              </w:rPr>
              <w:t>Requirements on credits for offsetting purposes not determined</w:t>
            </w:r>
          </w:p>
          <w:p w14:paraId="630CEA87" w14:textId="77777777" w:rsidR="000511BB" w:rsidRPr="00545288" w:rsidRDefault="000511BB" w:rsidP="00176DB4">
            <w:pPr>
              <w:pStyle w:val="ListParagraph"/>
              <w:numPr>
                <w:ilvl w:val="0"/>
                <w:numId w:val="9"/>
              </w:numPr>
              <w:snapToGrid w:val="0"/>
              <w:ind w:left="160" w:hanging="160"/>
              <w:jc w:val="left"/>
              <w:rPr>
                <w:rFonts w:cstheme="minorHAnsi"/>
                <w:sz w:val="18"/>
                <w:szCs w:val="18"/>
              </w:rPr>
            </w:pPr>
            <w:r w:rsidRPr="00545288">
              <w:rPr>
                <w:rFonts w:cstheme="minorHAnsi"/>
                <w:sz w:val="18"/>
                <w:szCs w:val="18"/>
              </w:rPr>
              <w:t>Real production-based benchmarking for free allowance allocation in the power sector</w:t>
            </w:r>
          </w:p>
        </w:tc>
      </w:tr>
      <w:tr w:rsidR="000511BB" w:rsidRPr="00186B1E" w14:paraId="3C75C8A8" w14:textId="77777777" w:rsidTr="00176DB4">
        <w:tc>
          <w:tcPr>
            <w:tcW w:w="1507" w:type="dxa"/>
            <w:vMerge/>
          </w:tcPr>
          <w:p w14:paraId="463B494E" w14:textId="77777777" w:rsidR="000511BB" w:rsidRPr="00186B1E" w:rsidRDefault="000511BB" w:rsidP="00176DB4">
            <w:pPr>
              <w:snapToGrid w:val="0"/>
              <w:jc w:val="left"/>
              <w:rPr>
                <w:rFonts w:cstheme="minorHAnsi"/>
                <w:sz w:val="18"/>
                <w:szCs w:val="18"/>
              </w:rPr>
            </w:pPr>
          </w:p>
        </w:tc>
        <w:tc>
          <w:tcPr>
            <w:tcW w:w="1586" w:type="dxa"/>
          </w:tcPr>
          <w:p w14:paraId="6B78037C" w14:textId="77777777" w:rsidR="000511BB" w:rsidRPr="00186B1E" w:rsidRDefault="000511BB" w:rsidP="00176DB4">
            <w:pPr>
              <w:snapToGrid w:val="0"/>
              <w:jc w:val="left"/>
              <w:rPr>
                <w:rFonts w:cstheme="minorHAnsi"/>
                <w:sz w:val="18"/>
                <w:szCs w:val="18"/>
              </w:rPr>
            </w:pPr>
            <w:r w:rsidRPr="00186B1E">
              <w:rPr>
                <w:rFonts w:cstheme="minorHAnsi"/>
                <w:sz w:val="18"/>
                <w:szCs w:val="18"/>
              </w:rPr>
              <w:t>Renewable electricity subsidies</w:t>
            </w:r>
          </w:p>
        </w:tc>
        <w:tc>
          <w:tcPr>
            <w:tcW w:w="1549" w:type="dxa"/>
          </w:tcPr>
          <w:p w14:paraId="762AA2A8" w14:textId="77777777" w:rsidR="000511BB" w:rsidRPr="00186B1E" w:rsidRDefault="000511BB" w:rsidP="00176DB4">
            <w:pPr>
              <w:snapToGrid w:val="0"/>
              <w:jc w:val="left"/>
              <w:rPr>
                <w:rFonts w:cstheme="minorHAnsi"/>
                <w:sz w:val="18"/>
                <w:szCs w:val="18"/>
              </w:rPr>
            </w:pPr>
            <w:r w:rsidRPr="00186B1E">
              <w:rPr>
                <w:rFonts w:cstheme="minorHAnsi"/>
                <w:sz w:val="18"/>
                <w:szCs w:val="18"/>
              </w:rPr>
              <w:t>Renewable energy generation projects</w:t>
            </w:r>
          </w:p>
        </w:tc>
        <w:tc>
          <w:tcPr>
            <w:tcW w:w="2463" w:type="dxa"/>
          </w:tcPr>
          <w:p w14:paraId="5CAEF58D" w14:textId="77777777" w:rsidR="000511BB" w:rsidRPr="00E02C70" w:rsidRDefault="000511BB" w:rsidP="00176DB4">
            <w:pPr>
              <w:pStyle w:val="ListParagraph"/>
              <w:numPr>
                <w:ilvl w:val="0"/>
                <w:numId w:val="10"/>
              </w:numPr>
              <w:snapToGrid w:val="0"/>
              <w:ind w:left="201" w:hanging="180"/>
              <w:jc w:val="left"/>
              <w:rPr>
                <w:rFonts w:cstheme="minorHAnsi"/>
                <w:sz w:val="18"/>
                <w:szCs w:val="18"/>
              </w:rPr>
            </w:pPr>
            <w:r w:rsidRPr="00E02C70">
              <w:rPr>
                <w:rFonts w:cstheme="minorHAnsi"/>
                <w:sz w:val="18"/>
                <w:szCs w:val="18"/>
              </w:rPr>
              <w:t xml:space="preserve">Renewable energy power </w:t>
            </w:r>
            <w:r>
              <w:rPr>
                <w:rFonts w:cstheme="minorHAnsi"/>
                <w:sz w:val="18"/>
                <w:szCs w:val="18"/>
              </w:rPr>
              <w:t xml:space="preserve">generation </w:t>
            </w:r>
            <w:r w:rsidRPr="00E02C70">
              <w:rPr>
                <w:rFonts w:cstheme="minorHAnsi"/>
                <w:sz w:val="18"/>
                <w:szCs w:val="18"/>
              </w:rPr>
              <w:t>subsidies may lead to lower CO</w:t>
            </w:r>
            <w:r w:rsidRPr="00E02C70">
              <w:rPr>
                <w:rFonts w:cstheme="minorHAnsi"/>
                <w:sz w:val="18"/>
                <w:szCs w:val="18"/>
                <w:vertAlign w:val="subscript"/>
              </w:rPr>
              <w:t>2</w:t>
            </w:r>
            <w:r w:rsidRPr="00E02C70">
              <w:rPr>
                <w:rFonts w:cstheme="minorHAnsi"/>
                <w:sz w:val="18"/>
                <w:szCs w:val="18"/>
              </w:rPr>
              <w:t xml:space="preserve"> prices</w:t>
            </w:r>
          </w:p>
        </w:tc>
        <w:tc>
          <w:tcPr>
            <w:tcW w:w="2250" w:type="dxa"/>
          </w:tcPr>
          <w:p w14:paraId="3F0EF911" w14:textId="77777777" w:rsidR="000511BB" w:rsidRPr="00E02C70" w:rsidRDefault="000511BB" w:rsidP="00176DB4">
            <w:pPr>
              <w:pStyle w:val="ListParagraph"/>
              <w:numPr>
                <w:ilvl w:val="0"/>
                <w:numId w:val="10"/>
              </w:numPr>
              <w:snapToGrid w:val="0"/>
              <w:ind w:left="160" w:hanging="160"/>
              <w:jc w:val="left"/>
              <w:rPr>
                <w:rFonts w:cstheme="minorHAnsi"/>
                <w:sz w:val="18"/>
                <w:szCs w:val="18"/>
              </w:rPr>
            </w:pPr>
            <w:r w:rsidRPr="00E02C70">
              <w:rPr>
                <w:rFonts w:cstheme="minorHAnsi"/>
                <w:sz w:val="18"/>
                <w:szCs w:val="18"/>
              </w:rPr>
              <w:t xml:space="preserve">The adjustment path of carbon emission cap target with a varying share of the renewable </w:t>
            </w:r>
            <w:r w:rsidRPr="00E02C70">
              <w:rPr>
                <w:rFonts w:cstheme="minorHAnsi"/>
                <w:sz w:val="18"/>
                <w:szCs w:val="18"/>
              </w:rPr>
              <w:lastRenderedPageBreak/>
              <w:t>energy electricity target was proposed</w:t>
            </w:r>
          </w:p>
        </w:tc>
      </w:tr>
      <w:tr w:rsidR="000511BB" w:rsidRPr="00186B1E" w14:paraId="6A207CB6" w14:textId="77777777" w:rsidTr="00176DB4">
        <w:tc>
          <w:tcPr>
            <w:tcW w:w="1507" w:type="dxa"/>
            <w:vMerge/>
          </w:tcPr>
          <w:p w14:paraId="0D9FB9D0" w14:textId="77777777" w:rsidR="000511BB" w:rsidRPr="00186B1E" w:rsidRDefault="000511BB" w:rsidP="00176DB4">
            <w:pPr>
              <w:snapToGrid w:val="0"/>
              <w:jc w:val="left"/>
              <w:rPr>
                <w:rFonts w:cstheme="minorHAnsi"/>
                <w:sz w:val="18"/>
                <w:szCs w:val="18"/>
              </w:rPr>
            </w:pPr>
          </w:p>
        </w:tc>
        <w:tc>
          <w:tcPr>
            <w:tcW w:w="1586" w:type="dxa"/>
          </w:tcPr>
          <w:p w14:paraId="43A81FCD" w14:textId="77777777" w:rsidR="000511BB" w:rsidRPr="00186B1E" w:rsidRDefault="000511BB" w:rsidP="00176DB4">
            <w:pPr>
              <w:snapToGrid w:val="0"/>
              <w:jc w:val="left"/>
              <w:rPr>
                <w:rFonts w:cstheme="minorHAnsi"/>
                <w:sz w:val="18"/>
                <w:szCs w:val="18"/>
              </w:rPr>
            </w:pPr>
            <w:r w:rsidRPr="00186B1E">
              <w:rPr>
                <w:rFonts w:cstheme="minorHAnsi"/>
                <w:sz w:val="18"/>
                <w:szCs w:val="18"/>
              </w:rPr>
              <w:t>Renewable Portfolio Standards</w:t>
            </w:r>
          </w:p>
        </w:tc>
        <w:tc>
          <w:tcPr>
            <w:tcW w:w="1549" w:type="dxa"/>
          </w:tcPr>
          <w:p w14:paraId="23D8E101" w14:textId="77777777" w:rsidR="000511BB" w:rsidRPr="00186B1E" w:rsidRDefault="000511BB" w:rsidP="00176DB4">
            <w:pPr>
              <w:snapToGrid w:val="0"/>
              <w:ind w:left="2"/>
              <w:jc w:val="left"/>
              <w:rPr>
                <w:rFonts w:cstheme="minorHAnsi"/>
                <w:sz w:val="18"/>
                <w:szCs w:val="18"/>
              </w:rPr>
            </w:pPr>
            <w:r w:rsidRPr="00186B1E">
              <w:rPr>
                <w:rFonts w:cstheme="minorHAnsi"/>
                <w:sz w:val="18"/>
                <w:szCs w:val="18"/>
              </w:rPr>
              <w:t xml:space="preserve">Power sector </w:t>
            </w:r>
            <w:r>
              <w:rPr>
                <w:rFonts w:cstheme="minorHAnsi"/>
                <w:sz w:val="18"/>
                <w:szCs w:val="18"/>
              </w:rPr>
              <w:t>at provincial level</w:t>
            </w:r>
          </w:p>
        </w:tc>
        <w:tc>
          <w:tcPr>
            <w:tcW w:w="2463" w:type="dxa"/>
          </w:tcPr>
          <w:p w14:paraId="523C9B8F" w14:textId="77777777" w:rsidR="000511BB" w:rsidRDefault="000511BB" w:rsidP="00176DB4">
            <w:pPr>
              <w:pStyle w:val="ListParagraph"/>
              <w:numPr>
                <w:ilvl w:val="0"/>
                <w:numId w:val="14"/>
              </w:numPr>
              <w:snapToGrid w:val="0"/>
              <w:ind w:left="190" w:hanging="180"/>
              <w:jc w:val="left"/>
              <w:rPr>
                <w:rFonts w:cstheme="minorHAnsi"/>
                <w:sz w:val="18"/>
                <w:szCs w:val="18"/>
              </w:rPr>
            </w:pPr>
            <w:r w:rsidRPr="00545288">
              <w:rPr>
                <w:rFonts w:cstheme="minorHAnsi"/>
                <w:sz w:val="18"/>
                <w:szCs w:val="18"/>
              </w:rPr>
              <w:t>The implementation of RPS weakens the demand for emission allowances, reduces power generation and profit</w:t>
            </w:r>
          </w:p>
          <w:p w14:paraId="7A289FA0" w14:textId="77777777" w:rsidR="000511BB" w:rsidRDefault="000511BB" w:rsidP="00176DB4">
            <w:pPr>
              <w:pStyle w:val="ListParagraph"/>
              <w:numPr>
                <w:ilvl w:val="0"/>
                <w:numId w:val="14"/>
              </w:numPr>
              <w:snapToGrid w:val="0"/>
              <w:ind w:left="190" w:hanging="180"/>
              <w:jc w:val="left"/>
              <w:rPr>
                <w:rFonts w:cstheme="minorHAnsi"/>
                <w:sz w:val="18"/>
                <w:szCs w:val="18"/>
              </w:rPr>
            </w:pPr>
            <w:r w:rsidRPr="00545288">
              <w:rPr>
                <w:rFonts w:cstheme="minorHAnsi"/>
                <w:sz w:val="18"/>
                <w:szCs w:val="18"/>
              </w:rPr>
              <w:t>RPS policy induces substantial capacity increases in resource-rich areas</w:t>
            </w:r>
          </w:p>
          <w:p w14:paraId="0380C5CC" w14:textId="77777777" w:rsidR="000511BB" w:rsidRPr="00545288" w:rsidRDefault="000511BB" w:rsidP="00176DB4">
            <w:pPr>
              <w:pStyle w:val="ListParagraph"/>
              <w:numPr>
                <w:ilvl w:val="0"/>
                <w:numId w:val="14"/>
              </w:numPr>
              <w:snapToGrid w:val="0"/>
              <w:ind w:left="190" w:hanging="180"/>
              <w:jc w:val="left"/>
              <w:rPr>
                <w:rFonts w:cstheme="minorHAnsi"/>
                <w:sz w:val="18"/>
                <w:szCs w:val="18"/>
              </w:rPr>
            </w:pPr>
            <w:r w:rsidRPr="00545288">
              <w:rPr>
                <w:rFonts w:cstheme="minorHAnsi"/>
                <w:sz w:val="18"/>
                <w:szCs w:val="18"/>
              </w:rPr>
              <w:t>ETS leads to substantial capacity increases in high-demand areas.</w:t>
            </w:r>
          </w:p>
        </w:tc>
        <w:tc>
          <w:tcPr>
            <w:tcW w:w="2250" w:type="dxa"/>
          </w:tcPr>
          <w:p w14:paraId="7E30E292" w14:textId="77777777" w:rsidR="000511BB" w:rsidRDefault="000511BB" w:rsidP="00176DB4">
            <w:pPr>
              <w:pStyle w:val="ListParagraph"/>
              <w:numPr>
                <w:ilvl w:val="0"/>
                <w:numId w:val="14"/>
              </w:numPr>
              <w:snapToGrid w:val="0"/>
              <w:ind w:left="160" w:hanging="160"/>
              <w:jc w:val="left"/>
              <w:rPr>
                <w:rFonts w:cstheme="minorHAnsi"/>
                <w:sz w:val="18"/>
                <w:szCs w:val="18"/>
              </w:rPr>
            </w:pPr>
            <w:r w:rsidRPr="00545288">
              <w:rPr>
                <w:rFonts w:cstheme="minorHAnsi"/>
                <w:sz w:val="18"/>
                <w:szCs w:val="18"/>
              </w:rPr>
              <w:t>The government should reasonably coordinate the optimal application direction and scope of different policies, give full play to the maximum complementary effect and minimum conflict effect under the policy combination.</w:t>
            </w:r>
          </w:p>
          <w:p w14:paraId="3470F579" w14:textId="77777777" w:rsidR="000511BB" w:rsidRDefault="000511BB" w:rsidP="00176DB4">
            <w:pPr>
              <w:pStyle w:val="ListParagraph"/>
              <w:numPr>
                <w:ilvl w:val="0"/>
                <w:numId w:val="14"/>
              </w:numPr>
              <w:snapToGrid w:val="0"/>
              <w:ind w:left="160" w:hanging="160"/>
              <w:jc w:val="left"/>
              <w:rPr>
                <w:rFonts w:cstheme="minorHAnsi"/>
                <w:sz w:val="18"/>
                <w:szCs w:val="18"/>
              </w:rPr>
            </w:pPr>
            <w:r w:rsidRPr="00545288">
              <w:rPr>
                <w:rFonts w:cstheme="minorHAnsi"/>
                <w:sz w:val="18"/>
                <w:szCs w:val="18"/>
              </w:rPr>
              <w:t>Necessary to establish a linkage mechanism between key planning projects and policy systems.</w:t>
            </w:r>
          </w:p>
          <w:p w14:paraId="6C85F54D" w14:textId="77777777" w:rsidR="000511BB" w:rsidRPr="00545288" w:rsidRDefault="000511BB" w:rsidP="00176DB4">
            <w:pPr>
              <w:pStyle w:val="ListParagraph"/>
              <w:numPr>
                <w:ilvl w:val="0"/>
                <w:numId w:val="14"/>
              </w:numPr>
              <w:snapToGrid w:val="0"/>
              <w:ind w:left="160" w:hanging="160"/>
              <w:jc w:val="left"/>
              <w:rPr>
                <w:rFonts w:cstheme="minorHAnsi"/>
                <w:sz w:val="18"/>
                <w:szCs w:val="18"/>
              </w:rPr>
            </w:pPr>
            <w:r w:rsidRPr="00545288">
              <w:rPr>
                <w:rFonts w:cstheme="minorHAnsi"/>
                <w:sz w:val="18"/>
                <w:szCs w:val="18"/>
              </w:rPr>
              <w:t xml:space="preserve">Integrating market is more economically efficient, </w:t>
            </w:r>
            <w:proofErr w:type="gramStart"/>
            <w:r w:rsidRPr="00545288">
              <w:rPr>
                <w:rFonts w:cstheme="minorHAnsi"/>
                <w:sz w:val="18"/>
                <w:szCs w:val="18"/>
              </w:rPr>
              <w:t>as long as</w:t>
            </w:r>
            <w:proofErr w:type="gramEnd"/>
            <w:r w:rsidRPr="00545288">
              <w:rPr>
                <w:rFonts w:cstheme="minorHAnsi"/>
                <w:sz w:val="18"/>
                <w:szCs w:val="18"/>
              </w:rPr>
              <w:t xml:space="preserve"> the corresponding targets are set in the efficient coordination interval.</w:t>
            </w:r>
          </w:p>
        </w:tc>
      </w:tr>
    </w:tbl>
    <w:p w14:paraId="7B5D4820" w14:textId="77777777" w:rsidR="000511BB" w:rsidRDefault="000511BB" w:rsidP="000511BB"/>
    <w:p w14:paraId="44A4F70D" w14:textId="77777777" w:rsidR="000511BB" w:rsidRDefault="000511BB" w:rsidP="000511BB">
      <w:pPr>
        <w:rPr>
          <w:sz w:val="22"/>
        </w:rPr>
      </w:pPr>
      <w:r w:rsidRPr="00B04039">
        <w:rPr>
          <w:sz w:val="22"/>
          <w:lang w:val="en-GB"/>
        </w:rPr>
        <w:t>The</w:t>
      </w:r>
      <w:r>
        <w:rPr>
          <w:sz w:val="22"/>
          <w:lang w:val="en-GB"/>
        </w:rPr>
        <w:t xml:space="preserve"> ongoing power sector reform will also have an impact on carbon markets which is another example of overlapping policies. In 2021, China announced plans to accelerate development of a unified national power market system by 2030 in support of adapting to new requirements of the carbon peaking and carbon neutral goal. Emissions from the power sector will be regulated by the National Energy Administration (NEA)</w:t>
      </w:r>
      <w:r w:rsidRPr="00B04039">
        <w:rPr>
          <w:sz w:val="22"/>
        </w:rPr>
        <w:t xml:space="preserve">, </w:t>
      </w:r>
      <w:r>
        <w:rPr>
          <w:sz w:val="22"/>
        </w:rPr>
        <w:t xml:space="preserve">on the other hand </w:t>
      </w:r>
      <w:r w:rsidRPr="00B04039">
        <w:rPr>
          <w:sz w:val="22"/>
        </w:rPr>
        <w:t xml:space="preserve">the national </w:t>
      </w:r>
      <w:r>
        <w:rPr>
          <w:sz w:val="22"/>
        </w:rPr>
        <w:t>ETS</w:t>
      </w:r>
      <w:r w:rsidRPr="00B04039">
        <w:rPr>
          <w:sz w:val="22"/>
        </w:rPr>
        <w:t xml:space="preserve"> also controls indirect emissions from electricity and heat consumption, forming a dual control on </w:t>
      </w:r>
      <w:r>
        <w:rPr>
          <w:sz w:val="22"/>
        </w:rPr>
        <w:t xml:space="preserve">energy related </w:t>
      </w:r>
      <w:r w:rsidRPr="00B04039">
        <w:rPr>
          <w:sz w:val="22"/>
        </w:rPr>
        <w:t>emissions.</w:t>
      </w:r>
    </w:p>
    <w:p w14:paraId="07A67848" w14:textId="77777777" w:rsidR="000511BB" w:rsidRDefault="000511BB" w:rsidP="000511BB">
      <w:pPr>
        <w:rPr>
          <w:sz w:val="22"/>
        </w:rPr>
      </w:pPr>
    </w:p>
    <w:p w14:paraId="18610B5F" w14:textId="7260217B" w:rsidR="000511BB" w:rsidRPr="009F399C" w:rsidDel="00C517CE" w:rsidRDefault="000511BB" w:rsidP="000511BB">
      <w:pPr>
        <w:pStyle w:val="Heading2"/>
        <w:rPr>
          <w:del w:id="207" w:author="Rachel Chi Kiu Mok" w:date="2022-12-09T14:56:00Z"/>
          <w:b/>
          <w:bCs/>
          <w:sz w:val="22"/>
          <w:szCs w:val="22"/>
          <w:lang w:val="en-GB"/>
        </w:rPr>
      </w:pPr>
      <w:del w:id="208" w:author="Rachel Chi Kiu Mok" w:date="2022-12-09T14:56:00Z">
        <w:r w:rsidDel="00C517CE">
          <w:rPr>
            <w:b/>
            <w:bCs/>
            <w:sz w:val="22"/>
            <w:szCs w:val="22"/>
            <w:lang w:val="en-GB"/>
          </w:rPr>
          <w:delText>Participation in the global carbon markets</w:delText>
        </w:r>
        <w:r w:rsidRPr="009F399C" w:rsidDel="00C517CE">
          <w:rPr>
            <w:b/>
            <w:bCs/>
            <w:sz w:val="22"/>
            <w:szCs w:val="22"/>
            <w:lang w:val="en-GB"/>
          </w:rPr>
          <w:delText xml:space="preserve"> </w:delText>
        </w:r>
      </w:del>
    </w:p>
    <w:p w14:paraId="5DFDEB3D" w14:textId="0E9FDFEF" w:rsidR="000511BB" w:rsidDel="00C517CE" w:rsidRDefault="000511BB" w:rsidP="000511BB">
      <w:pPr>
        <w:rPr>
          <w:del w:id="209" w:author="Rachel Chi Kiu Mok" w:date="2022-12-09T14:56:00Z"/>
          <w:sz w:val="22"/>
        </w:rPr>
      </w:pPr>
      <w:del w:id="210" w:author="Rachel Chi Kiu Mok" w:date="2022-12-09T14:56:00Z">
        <w:r w:rsidDel="00C517CE">
          <w:rPr>
            <w:sz w:val="22"/>
          </w:rPr>
          <w:delText xml:space="preserve">The </w:delText>
        </w:r>
        <w:r w:rsidRPr="00026003" w:rsidDel="00C517CE">
          <w:rPr>
            <w:sz w:val="22"/>
          </w:rPr>
          <w:delText>EU Carbon Border Adjustment Mechanism (CBAM)</w:delText>
        </w:r>
        <w:r w:rsidDel="00C517CE">
          <w:rPr>
            <w:sz w:val="22"/>
          </w:rPr>
          <w:delText xml:space="preserve"> and n</w:delText>
        </w:r>
        <w:commentRangeStart w:id="211"/>
        <w:r w:rsidDel="00C517CE">
          <w:rPr>
            <w:sz w:val="22"/>
          </w:rPr>
          <w:delText>egotiations on Article 6 under the Paris Agreement represent both opportunities and challenges for China’s ETS</w:delText>
        </w:r>
        <w:commentRangeEnd w:id="211"/>
        <w:r w:rsidDel="00C517CE">
          <w:rPr>
            <w:rStyle w:val="CommentReference"/>
          </w:rPr>
          <w:commentReference w:id="211"/>
        </w:r>
        <w:r w:rsidDel="00C517CE">
          <w:rPr>
            <w:sz w:val="22"/>
          </w:rPr>
          <w:delText xml:space="preserve">. </w:delText>
        </w:r>
        <w:r w:rsidRPr="001F7D20" w:rsidDel="00C517CE">
          <w:rPr>
            <w:sz w:val="22"/>
          </w:rPr>
          <w:delText xml:space="preserve">China has </w:delText>
        </w:r>
        <w:r w:rsidDel="00C517CE">
          <w:rPr>
            <w:sz w:val="22"/>
          </w:rPr>
          <w:delText>the second</w:delText>
        </w:r>
        <w:r w:rsidRPr="001F7D20" w:rsidDel="00C517CE">
          <w:rPr>
            <w:sz w:val="22"/>
          </w:rPr>
          <w:delText xml:space="preserve"> most trade covered under CBAM</w:delText>
        </w:r>
        <w:r w:rsidDel="00C517CE">
          <w:rPr>
            <w:sz w:val="22"/>
          </w:rPr>
          <w:delText xml:space="preserve"> which </w:delText>
        </w:r>
        <w:r w:rsidRPr="001F7D20" w:rsidDel="00C517CE">
          <w:rPr>
            <w:sz w:val="22"/>
          </w:rPr>
          <w:delText xml:space="preserve">represents less than 2% of China’s exports to the EU or </w:delText>
        </w:r>
        <w:r w:rsidDel="00C517CE">
          <w:rPr>
            <w:sz w:val="22"/>
          </w:rPr>
          <w:delText xml:space="preserve">EUR </w:delText>
        </w:r>
        <w:r w:rsidRPr="001F7D20" w:rsidDel="00C517CE">
          <w:rPr>
            <w:sz w:val="22"/>
          </w:rPr>
          <w:delText>6.5 billion in 2019. The impact could become more significant though if (or when) the scope of covered products expands.</w:delText>
        </w:r>
        <w:r w:rsidDel="00C517CE">
          <w:rPr>
            <w:sz w:val="22"/>
          </w:rPr>
          <w:delText xml:space="preserve"> </w:delText>
        </w:r>
        <w:r w:rsidRPr="001F7D20" w:rsidDel="00C517CE">
          <w:rPr>
            <w:sz w:val="22"/>
          </w:rPr>
          <w:delText xml:space="preserve">Whilst relatively small at this stage and the cost of CBAM may be passed on through increased prices, there is opportunity for low carbon producers in China. </w:delText>
        </w:r>
      </w:del>
    </w:p>
    <w:p w14:paraId="7136780C" w14:textId="265E7F96" w:rsidR="000511BB" w:rsidDel="00C517CE" w:rsidRDefault="000511BB" w:rsidP="000511BB">
      <w:pPr>
        <w:rPr>
          <w:del w:id="212" w:author="Rachel Chi Kiu Mok" w:date="2022-12-09T14:56:00Z"/>
          <w:sz w:val="22"/>
        </w:rPr>
      </w:pPr>
    </w:p>
    <w:p w14:paraId="51A84BFC" w14:textId="0C3BD84F" w:rsidR="000511BB" w:rsidRPr="001F7D20" w:rsidDel="00C517CE" w:rsidRDefault="000511BB" w:rsidP="000511BB">
      <w:pPr>
        <w:rPr>
          <w:del w:id="213" w:author="Rachel Chi Kiu Mok" w:date="2022-12-09T14:56:00Z"/>
          <w:sz w:val="22"/>
        </w:rPr>
      </w:pPr>
      <w:del w:id="214" w:author="Rachel Chi Kiu Mok" w:date="2022-12-09T14:56:00Z">
        <w:r w:rsidDel="00C517CE">
          <w:rPr>
            <w:sz w:val="22"/>
          </w:rPr>
          <w:delText>Although</w:delText>
        </w:r>
        <w:r w:rsidRPr="00026003" w:rsidDel="00C517CE">
          <w:rPr>
            <w:sz w:val="22"/>
          </w:rPr>
          <w:delText xml:space="preserve"> China’s ETS would count as an explicit carbon price, it is currently unclear how it could be credited given that it’s an intensity-based cap. Also, the effected sectors are only covered in </w:delText>
        </w:r>
        <w:r w:rsidDel="00C517CE">
          <w:rPr>
            <w:sz w:val="22"/>
          </w:rPr>
          <w:delText>several subnational</w:delText>
        </w:r>
        <w:r w:rsidRPr="00026003" w:rsidDel="00C517CE">
          <w:rPr>
            <w:sz w:val="22"/>
          </w:rPr>
          <w:delText xml:space="preserve"> ETS regimes</w:delText>
        </w:r>
        <w:r w:rsidDel="00C517CE">
          <w:rPr>
            <w:sz w:val="22"/>
          </w:rPr>
          <w:delText xml:space="preserve"> (pilots)</w:delText>
        </w:r>
        <w:r w:rsidRPr="00026003" w:rsidDel="00C517CE">
          <w:rPr>
            <w:sz w:val="22"/>
          </w:rPr>
          <w:delText xml:space="preserve"> and not covered under the national ETS, which only covers </w:delText>
        </w:r>
        <w:r w:rsidDel="00C517CE">
          <w:rPr>
            <w:sz w:val="22"/>
          </w:rPr>
          <w:delText>the power sector</w:delText>
        </w:r>
        <w:r w:rsidRPr="00026003" w:rsidDel="00C517CE">
          <w:rPr>
            <w:sz w:val="22"/>
          </w:rPr>
          <w:delText>. </w:delText>
        </w:r>
      </w:del>
    </w:p>
    <w:p w14:paraId="4077E47A" w14:textId="6EE610C9" w:rsidR="000511BB" w:rsidDel="00C517CE" w:rsidRDefault="000511BB" w:rsidP="000511BB">
      <w:pPr>
        <w:rPr>
          <w:del w:id="215" w:author="Rachel Chi Kiu Mok" w:date="2022-12-09T14:56:00Z"/>
          <w:sz w:val="22"/>
        </w:rPr>
      </w:pPr>
    </w:p>
    <w:p w14:paraId="528505AB" w14:textId="40921A3E" w:rsidR="000511BB" w:rsidDel="00C517CE" w:rsidRDefault="000511BB" w:rsidP="000511BB">
      <w:pPr>
        <w:rPr>
          <w:del w:id="216" w:author="Rachel Chi Kiu Mok" w:date="2022-12-09T14:56:00Z"/>
          <w:sz w:val="22"/>
          <w:szCs w:val="24"/>
        </w:rPr>
      </w:pPr>
      <w:commentRangeStart w:id="217"/>
      <w:del w:id="218" w:author="Rachel Chi Kiu Mok" w:date="2022-12-09T14:56:00Z">
        <w:r w:rsidRPr="00026003" w:rsidDel="00C517CE">
          <w:rPr>
            <w:sz w:val="22"/>
            <w:szCs w:val="24"/>
          </w:rPr>
          <w:delText xml:space="preserve">On CCER and international market, there is a possibility that credits generated from the Belt &amp; Road </w:delText>
        </w:r>
        <w:r w:rsidDel="00C517CE">
          <w:rPr>
            <w:sz w:val="22"/>
            <w:szCs w:val="24"/>
          </w:rPr>
          <w:delText>I</w:delText>
        </w:r>
        <w:r w:rsidRPr="00026003" w:rsidDel="00C517CE">
          <w:rPr>
            <w:sz w:val="22"/>
            <w:szCs w:val="24"/>
          </w:rPr>
          <w:delText>nitiative</w:delText>
        </w:r>
        <w:r w:rsidDel="00C517CE">
          <w:rPr>
            <w:sz w:val="22"/>
            <w:szCs w:val="24"/>
          </w:rPr>
          <w:delText xml:space="preserve"> (BRI)</w:delText>
        </w:r>
        <w:r w:rsidRPr="00026003" w:rsidDel="00C517CE">
          <w:rPr>
            <w:sz w:val="22"/>
            <w:szCs w:val="24"/>
          </w:rPr>
          <w:delText xml:space="preserve"> regions will be eligible for trading in China’s carbon markets in the future.</w:delText>
        </w:r>
        <w:r w:rsidRPr="00E73AF7" w:rsidDel="00C517CE">
          <w:rPr>
            <w:sz w:val="22"/>
            <w:szCs w:val="24"/>
          </w:rPr>
          <w:delText xml:space="preserve">  </w:delText>
        </w:r>
        <w:commentRangeEnd w:id="217"/>
        <w:r w:rsidDel="00C517CE">
          <w:rPr>
            <w:rStyle w:val="CommentReference"/>
          </w:rPr>
          <w:commentReference w:id="217"/>
        </w:r>
      </w:del>
    </w:p>
    <w:p w14:paraId="170BD337" w14:textId="40059D42" w:rsidR="006B01E0" w:rsidDel="00C517CE" w:rsidRDefault="006B01E0" w:rsidP="006B01E0">
      <w:pPr>
        <w:rPr>
          <w:del w:id="219" w:author="Rachel Chi Kiu Mok" w:date="2022-12-09T14:56:00Z"/>
          <w:sz w:val="22"/>
          <w:lang w:val="en-GB"/>
        </w:rPr>
      </w:pPr>
    </w:p>
    <w:p w14:paraId="019873AB" w14:textId="326EB38F" w:rsidR="000F6FC0" w:rsidRDefault="000F6FC0" w:rsidP="000F6FC0">
      <w:pPr>
        <w:pStyle w:val="Heading1"/>
        <w:numPr>
          <w:ilvl w:val="0"/>
          <w:numId w:val="43"/>
        </w:numPr>
        <w:rPr>
          <w:ins w:id="220" w:author="Rachel Chi Kiu Mok" w:date="2022-12-09T14:56:00Z"/>
          <w:rFonts w:ascii="Tahoma" w:hAnsi="Tahoma" w:cs="Tahoma"/>
          <w:b/>
          <w:bCs/>
          <w:sz w:val="26"/>
          <w:szCs w:val="26"/>
        </w:rPr>
      </w:pPr>
      <w:bookmarkStart w:id="221" w:name="_Toc120644350"/>
      <w:ins w:id="222" w:author="Rachel Chi Kiu Mok" w:date="2022-12-09T14:47:00Z">
        <w:r w:rsidRPr="00973B9D">
          <w:rPr>
            <w:rFonts w:ascii="Tahoma" w:hAnsi="Tahoma" w:cs="Tahoma"/>
            <w:b/>
            <w:bCs/>
            <w:sz w:val="26"/>
            <w:szCs w:val="26"/>
          </w:rPr>
          <w:t xml:space="preserve">The Role of </w:t>
        </w:r>
        <w:r>
          <w:rPr>
            <w:rFonts w:ascii="Tahoma" w:hAnsi="Tahoma" w:cs="Tahoma"/>
            <w:b/>
            <w:bCs/>
            <w:sz w:val="26"/>
            <w:szCs w:val="26"/>
          </w:rPr>
          <w:t>ETS</w:t>
        </w:r>
        <w:r w:rsidRPr="00973B9D">
          <w:rPr>
            <w:rFonts w:ascii="Tahoma" w:hAnsi="Tahoma" w:cs="Tahoma"/>
            <w:b/>
            <w:bCs/>
            <w:sz w:val="26"/>
            <w:szCs w:val="26"/>
          </w:rPr>
          <w:t xml:space="preserve"> in Achieving Carbon Neutrality </w:t>
        </w:r>
      </w:ins>
    </w:p>
    <w:p w14:paraId="5BEB52D5" w14:textId="6DD5A612" w:rsidR="00C517CE" w:rsidRDefault="00C517CE" w:rsidP="00C517CE">
      <w:pPr>
        <w:rPr>
          <w:ins w:id="223" w:author="Rachel Chi Kiu Mok" w:date="2022-12-09T14:56:00Z"/>
        </w:rPr>
      </w:pPr>
    </w:p>
    <w:p w14:paraId="5CB1AF6A" w14:textId="0B6E1B38" w:rsidR="005B4C73" w:rsidRPr="00487648" w:rsidDel="00EE71B9" w:rsidRDefault="005B4C73" w:rsidP="005B4C73">
      <w:pPr>
        <w:rPr>
          <w:del w:id="224" w:author="Rachel Chi Kiu Mok" w:date="2022-12-09T15:00:00Z"/>
          <w:rFonts w:cstheme="minorHAnsi"/>
          <w:sz w:val="22"/>
        </w:rPr>
      </w:pPr>
      <w:del w:id="225" w:author="Rachel Chi Kiu Mok" w:date="2022-12-09T15:00:00Z">
        <w:r w:rsidRPr="00487648" w:rsidDel="00EE71B9">
          <w:rPr>
            <w:rFonts w:cstheme="minorHAnsi"/>
            <w:sz w:val="22"/>
          </w:rPr>
          <w:delText>A recent study</w:delText>
        </w:r>
        <w:r w:rsidRPr="00487648" w:rsidDel="00EE71B9">
          <w:rPr>
            <w:rStyle w:val="FootnoteReference"/>
            <w:rFonts w:cstheme="minorHAnsi"/>
            <w:sz w:val="22"/>
          </w:rPr>
          <w:footnoteReference w:id="16"/>
        </w:r>
        <w:r w:rsidRPr="00487648" w:rsidDel="00EE71B9">
          <w:rPr>
            <w:rFonts w:cstheme="minorHAnsi"/>
            <w:sz w:val="22"/>
          </w:rPr>
          <w:delText xml:space="preserve"> suggests that post-2020 carbon markets have the potential to reduce the total cost of implementing countries’ climate pledges, known as nationally determined contributions (NDCs), by more than </w:delText>
        </w:r>
        <w:r w:rsidRPr="00487648" w:rsidDel="00EE71B9">
          <w:rPr>
            <w:rFonts w:cstheme="minorHAnsi"/>
            <w:sz w:val="22"/>
          </w:rPr>
          <w:lastRenderedPageBreak/>
          <w:delText>half (~$250 billion/year in 2030). While the challenges of realizing the full cost-savings potential and enhanced climate ambition should not be underestimated, these market mechanisms could play an important role in reaching net-zero goals. Additional research is required to ensure that carbon markets are designed to effectively contribute to countries’ long-term climate goals to achieve net zero emissions by 2050.</w:delText>
        </w:r>
      </w:del>
    </w:p>
    <w:p w14:paraId="6BE21E4F" w14:textId="77777777" w:rsidR="005B4C73" w:rsidRPr="00C517CE" w:rsidRDefault="005B4C73">
      <w:pPr>
        <w:rPr>
          <w:ins w:id="230" w:author="Rachel Chi Kiu Mok" w:date="2022-12-09T14:47:00Z"/>
          <w:rPrChange w:id="231" w:author="Rachel Chi Kiu Mok" w:date="2022-12-09T14:56:00Z">
            <w:rPr>
              <w:ins w:id="232" w:author="Rachel Chi Kiu Mok" w:date="2022-12-09T14:47:00Z"/>
              <w:rFonts w:ascii="Tahoma" w:hAnsi="Tahoma" w:cs="Tahoma"/>
              <w:b/>
              <w:bCs/>
              <w:sz w:val="26"/>
              <w:szCs w:val="26"/>
            </w:rPr>
          </w:rPrChange>
        </w:rPr>
        <w:pPrChange w:id="233" w:author="Rachel Chi Kiu Mok" w:date="2022-12-09T14:56:00Z">
          <w:pPr>
            <w:pStyle w:val="Heading1"/>
            <w:numPr>
              <w:numId w:val="44"/>
            </w:numPr>
            <w:ind w:left="720" w:hanging="360"/>
          </w:pPr>
        </w:pPrChange>
      </w:pPr>
    </w:p>
    <w:p w14:paraId="2F60AD48" w14:textId="77777777" w:rsidR="001B78F5" w:rsidRDefault="001B78F5" w:rsidP="006B01E0">
      <w:pPr>
        <w:pStyle w:val="Heading2"/>
        <w:rPr>
          <w:ins w:id="234" w:author="Rachel Chi Kiu Mok" w:date="2022-12-09T14:58:00Z"/>
          <w:b/>
          <w:bCs/>
          <w:sz w:val="22"/>
          <w:szCs w:val="22"/>
        </w:rPr>
      </w:pPr>
      <w:proofErr w:type="gramStart"/>
      <w:ins w:id="235" w:author="Rachel Chi Kiu Mok" w:date="2022-12-09T14:58:00Z">
        <w:r>
          <w:rPr>
            <w:b/>
            <w:bCs/>
            <w:sz w:val="22"/>
            <w:szCs w:val="22"/>
          </w:rPr>
          <w:t>Current status</w:t>
        </w:r>
        <w:proofErr w:type="gramEnd"/>
        <w:r>
          <w:rPr>
            <w:b/>
            <w:bCs/>
            <w:sz w:val="22"/>
            <w:szCs w:val="22"/>
          </w:rPr>
          <w:t xml:space="preserve"> of carbon crediting mechanisms </w:t>
        </w:r>
      </w:ins>
    </w:p>
    <w:p w14:paraId="6ECA6DEB" w14:textId="7887B058" w:rsidR="006B01E0" w:rsidRPr="001B78F5" w:rsidRDefault="006B01E0" w:rsidP="006B01E0">
      <w:pPr>
        <w:pStyle w:val="Heading2"/>
        <w:rPr>
          <w:ins w:id="236" w:author="Rachel Chi Kiu Mok" w:date="2022-12-09T14:47:00Z"/>
          <w:b/>
          <w:bCs/>
          <w:i/>
          <w:iCs/>
          <w:sz w:val="22"/>
          <w:szCs w:val="22"/>
          <w:rPrChange w:id="237" w:author="Rachel Chi Kiu Mok" w:date="2022-12-09T14:58:00Z">
            <w:rPr>
              <w:ins w:id="238" w:author="Rachel Chi Kiu Mok" w:date="2022-12-09T14:47:00Z"/>
              <w:b/>
              <w:bCs/>
              <w:sz w:val="22"/>
              <w:szCs w:val="22"/>
            </w:rPr>
          </w:rPrChange>
        </w:rPr>
      </w:pPr>
      <w:del w:id="239" w:author="Rachel Chi Kiu Mok" w:date="2022-12-09T14:58:00Z">
        <w:r w:rsidRPr="001B78F5" w:rsidDel="001B78F5">
          <w:rPr>
            <w:b/>
            <w:bCs/>
            <w:i/>
            <w:iCs/>
            <w:sz w:val="22"/>
            <w:szCs w:val="22"/>
            <w:rPrChange w:id="240" w:author="Rachel Chi Kiu Mok" w:date="2022-12-09T14:58:00Z">
              <w:rPr>
                <w:b/>
                <w:bCs/>
                <w:sz w:val="22"/>
                <w:szCs w:val="22"/>
              </w:rPr>
            </w:rPrChange>
          </w:rPr>
          <w:delText>CCER</w:delText>
        </w:r>
        <w:r w:rsidR="00322493" w:rsidRPr="001B78F5" w:rsidDel="001B78F5">
          <w:rPr>
            <w:b/>
            <w:bCs/>
            <w:i/>
            <w:iCs/>
            <w:sz w:val="22"/>
            <w:szCs w:val="22"/>
            <w:rPrChange w:id="241" w:author="Rachel Chi Kiu Mok" w:date="2022-12-09T14:58:00Z">
              <w:rPr>
                <w:b/>
                <w:bCs/>
                <w:sz w:val="22"/>
                <w:szCs w:val="22"/>
              </w:rPr>
            </w:rPrChange>
          </w:rPr>
          <w:delText>s</w:delText>
        </w:r>
        <w:r w:rsidRPr="001B78F5" w:rsidDel="001B78F5">
          <w:rPr>
            <w:b/>
            <w:bCs/>
            <w:i/>
            <w:iCs/>
            <w:sz w:val="22"/>
            <w:szCs w:val="22"/>
            <w:rPrChange w:id="242" w:author="Rachel Chi Kiu Mok" w:date="2022-12-09T14:58:00Z">
              <w:rPr>
                <w:b/>
                <w:bCs/>
                <w:sz w:val="22"/>
                <w:szCs w:val="22"/>
              </w:rPr>
            </w:rPrChange>
          </w:rPr>
          <w:delText xml:space="preserve">: the </w:delText>
        </w:r>
        <w:r w:rsidR="00D73D7C" w:rsidRPr="001B78F5" w:rsidDel="001B78F5">
          <w:rPr>
            <w:b/>
            <w:bCs/>
            <w:i/>
            <w:iCs/>
            <w:sz w:val="22"/>
            <w:szCs w:val="22"/>
            <w:rPrChange w:id="243" w:author="Rachel Chi Kiu Mok" w:date="2022-12-09T14:58:00Z">
              <w:rPr>
                <w:b/>
                <w:bCs/>
                <w:sz w:val="22"/>
                <w:szCs w:val="22"/>
              </w:rPr>
            </w:rPrChange>
          </w:rPr>
          <w:delText>m</w:delText>
        </w:r>
        <w:r w:rsidRPr="001B78F5" w:rsidDel="001B78F5">
          <w:rPr>
            <w:b/>
            <w:bCs/>
            <w:i/>
            <w:iCs/>
            <w:sz w:val="22"/>
            <w:szCs w:val="22"/>
            <w:rPrChange w:id="244" w:author="Rachel Chi Kiu Mok" w:date="2022-12-09T14:58:00Z">
              <w:rPr>
                <w:b/>
                <w:bCs/>
                <w:sz w:val="22"/>
                <w:szCs w:val="22"/>
              </w:rPr>
            </w:rPrChange>
          </w:rPr>
          <w:delText xml:space="preserve">issing </w:delText>
        </w:r>
        <w:r w:rsidR="00D73D7C" w:rsidRPr="001B78F5" w:rsidDel="001B78F5">
          <w:rPr>
            <w:b/>
            <w:bCs/>
            <w:i/>
            <w:iCs/>
            <w:sz w:val="22"/>
            <w:szCs w:val="22"/>
            <w:rPrChange w:id="245" w:author="Rachel Chi Kiu Mok" w:date="2022-12-09T14:58:00Z">
              <w:rPr>
                <w:b/>
                <w:bCs/>
                <w:sz w:val="22"/>
                <w:szCs w:val="22"/>
              </w:rPr>
            </w:rPrChange>
          </w:rPr>
          <w:delText>p</w:delText>
        </w:r>
        <w:r w:rsidRPr="001B78F5" w:rsidDel="001B78F5">
          <w:rPr>
            <w:b/>
            <w:bCs/>
            <w:i/>
            <w:iCs/>
            <w:sz w:val="22"/>
            <w:szCs w:val="22"/>
            <w:rPrChange w:id="246" w:author="Rachel Chi Kiu Mok" w:date="2022-12-09T14:58:00Z">
              <w:rPr>
                <w:b/>
                <w:bCs/>
                <w:sz w:val="22"/>
                <w:szCs w:val="22"/>
              </w:rPr>
            </w:rPrChange>
          </w:rPr>
          <w:delText xml:space="preserve">iece in the </w:delText>
        </w:r>
        <w:r w:rsidR="00D73D7C" w:rsidRPr="001B78F5" w:rsidDel="001B78F5">
          <w:rPr>
            <w:b/>
            <w:bCs/>
            <w:i/>
            <w:iCs/>
            <w:sz w:val="22"/>
            <w:szCs w:val="22"/>
            <w:rPrChange w:id="247" w:author="Rachel Chi Kiu Mok" w:date="2022-12-09T14:58:00Z">
              <w:rPr>
                <w:b/>
                <w:bCs/>
                <w:sz w:val="22"/>
                <w:szCs w:val="22"/>
              </w:rPr>
            </w:rPrChange>
          </w:rPr>
          <w:delText>c</w:delText>
        </w:r>
        <w:r w:rsidRPr="001B78F5" w:rsidDel="001B78F5">
          <w:rPr>
            <w:b/>
            <w:bCs/>
            <w:i/>
            <w:iCs/>
            <w:sz w:val="22"/>
            <w:szCs w:val="22"/>
            <w:rPrChange w:id="248" w:author="Rachel Chi Kiu Mok" w:date="2022-12-09T14:58:00Z">
              <w:rPr>
                <w:b/>
                <w:bCs/>
                <w:sz w:val="22"/>
                <w:szCs w:val="22"/>
              </w:rPr>
            </w:rPrChange>
          </w:rPr>
          <w:delText xml:space="preserve">arbon </w:delText>
        </w:r>
        <w:r w:rsidR="00D73D7C" w:rsidRPr="001B78F5" w:rsidDel="001B78F5">
          <w:rPr>
            <w:b/>
            <w:bCs/>
            <w:i/>
            <w:iCs/>
            <w:sz w:val="22"/>
            <w:szCs w:val="22"/>
            <w:rPrChange w:id="249" w:author="Rachel Chi Kiu Mok" w:date="2022-12-09T14:58:00Z">
              <w:rPr>
                <w:b/>
                <w:bCs/>
                <w:sz w:val="22"/>
                <w:szCs w:val="22"/>
              </w:rPr>
            </w:rPrChange>
          </w:rPr>
          <w:delText>m</w:delText>
        </w:r>
        <w:r w:rsidRPr="001B78F5" w:rsidDel="001B78F5">
          <w:rPr>
            <w:b/>
            <w:bCs/>
            <w:i/>
            <w:iCs/>
            <w:sz w:val="22"/>
            <w:szCs w:val="22"/>
            <w:rPrChange w:id="250" w:author="Rachel Chi Kiu Mok" w:date="2022-12-09T14:58:00Z">
              <w:rPr>
                <w:b/>
                <w:bCs/>
                <w:sz w:val="22"/>
                <w:szCs w:val="22"/>
              </w:rPr>
            </w:rPrChange>
          </w:rPr>
          <w:delText>arket</w:delText>
        </w:r>
        <w:r w:rsidR="00D73D7C" w:rsidRPr="001B78F5" w:rsidDel="001B78F5">
          <w:rPr>
            <w:b/>
            <w:bCs/>
            <w:i/>
            <w:iCs/>
            <w:sz w:val="22"/>
            <w:szCs w:val="22"/>
            <w:rPrChange w:id="251" w:author="Rachel Chi Kiu Mok" w:date="2022-12-09T14:58:00Z">
              <w:rPr>
                <w:b/>
                <w:bCs/>
                <w:sz w:val="22"/>
                <w:szCs w:val="22"/>
              </w:rPr>
            </w:rPrChange>
          </w:rPr>
          <w:delText>s</w:delText>
        </w:r>
      </w:del>
      <w:bookmarkEnd w:id="221"/>
      <w:ins w:id="252" w:author="Rachel Chi Kiu Mok" w:date="2022-12-09T14:58:00Z">
        <w:r w:rsidR="001B78F5">
          <w:rPr>
            <w:b/>
            <w:bCs/>
            <w:i/>
            <w:iCs/>
            <w:sz w:val="22"/>
            <w:szCs w:val="22"/>
          </w:rPr>
          <w:t>CCER</w:t>
        </w:r>
      </w:ins>
    </w:p>
    <w:p w14:paraId="40A622AD" w14:textId="408D1E24" w:rsidR="00A25239" w:rsidRDefault="00A25239" w:rsidP="00A25239">
      <w:pPr>
        <w:rPr>
          <w:ins w:id="253" w:author="Rachel Chi Kiu Mok" w:date="2022-12-09T14:36:00Z"/>
        </w:rPr>
      </w:pPr>
    </w:p>
    <w:p w14:paraId="00CA2D03" w14:textId="03D63541" w:rsidR="00A25239" w:rsidRPr="00A25239" w:rsidDel="001B78F5" w:rsidRDefault="00A25239">
      <w:pPr>
        <w:rPr>
          <w:del w:id="254" w:author="Rachel Chi Kiu Mok" w:date="2022-12-09T14:58:00Z"/>
          <w:rPrChange w:id="255" w:author="Rachel Chi Kiu Mok" w:date="2022-12-09T14:36:00Z">
            <w:rPr>
              <w:del w:id="256" w:author="Rachel Chi Kiu Mok" w:date="2022-12-09T14:58:00Z"/>
              <w:b/>
              <w:bCs/>
              <w:sz w:val="22"/>
              <w:szCs w:val="22"/>
            </w:rPr>
          </w:rPrChange>
        </w:rPr>
        <w:pPrChange w:id="257" w:author="Rachel Chi Kiu Mok" w:date="2022-12-09T14:36:00Z">
          <w:pPr>
            <w:pStyle w:val="Heading2"/>
          </w:pPr>
        </w:pPrChange>
      </w:pPr>
    </w:p>
    <w:p w14:paraId="74D15035" w14:textId="107FB760" w:rsidR="00DA7FE4" w:rsidRDefault="007F342A" w:rsidP="006B01E0">
      <w:pPr>
        <w:rPr>
          <w:sz w:val="22"/>
        </w:rPr>
      </w:pPr>
      <w:r w:rsidRPr="001D58EC">
        <w:rPr>
          <w:sz w:val="22"/>
          <w:szCs w:val="24"/>
        </w:rPr>
        <w:t xml:space="preserve">Chinese government suspended </w:t>
      </w:r>
      <w:r w:rsidR="00DA7FE4" w:rsidRPr="001D58EC">
        <w:rPr>
          <w:sz w:val="22"/>
          <w:szCs w:val="24"/>
        </w:rPr>
        <w:t xml:space="preserve">registration and approval for new </w:t>
      </w:r>
      <w:r w:rsidRPr="001D58EC">
        <w:rPr>
          <w:sz w:val="22"/>
          <w:szCs w:val="24"/>
        </w:rPr>
        <w:t>CCER project</w:t>
      </w:r>
      <w:r w:rsidR="00DA7FE4" w:rsidRPr="001D58EC">
        <w:rPr>
          <w:sz w:val="22"/>
          <w:szCs w:val="24"/>
        </w:rPr>
        <w:t xml:space="preserve">s in </w:t>
      </w:r>
      <w:r w:rsidRPr="001D58EC">
        <w:rPr>
          <w:sz w:val="22"/>
          <w:szCs w:val="24"/>
        </w:rPr>
        <w:t>2017</w:t>
      </w:r>
      <w:r w:rsidR="00DA7FE4" w:rsidRPr="001D58EC">
        <w:rPr>
          <w:sz w:val="22"/>
          <w:szCs w:val="24"/>
        </w:rPr>
        <w:t xml:space="preserve"> due to low trading levels and irregularities observed in some projects. However, emission reduction credits (ERCs) are essential for a complete carbon market to stimulate emission cuts, drive greater participation beyond the compliance market, and further mobilize private financing to climate-action projects that would not otherwise get off the ground. </w:t>
      </w:r>
      <w:r w:rsidR="001D58EC">
        <w:rPr>
          <w:sz w:val="22"/>
          <w:szCs w:val="24"/>
        </w:rPr>
        <w:t>In addition, ERCs</w:t>
      </w:r>
      <w:r w:rsidR="001D58EC" w:rsidRPr="001D58EC">
        <w:rPr>
          <w:sz w:val="22"/>
        </w:rPr>
        <w:t xml:space="preserve"> are more financial in nature compared with carbon allowances and can support the development and circulation of more derivative products. A more active carbon financial market, with a wider range of products, will attract more capital and positive feedback into the primary carbon emissions market.</w:t>
      </w:r>
    </w:p>
    <w:p w14:paraId="0EAA9ADF" w14:textId="77777777" w:rsidR="001D58EC" w:rsidRDefault="001D58EC" w:rsidP="006B01E0">
      <w:pPr>
        <w:rPr>
          <w:sz w:val="22"/>
          <w:highlight w:val="yellow"/>
          <w:lang w:val="en-GB"/>
        </w:rPr>
      </w:pPr>
    </w:p>
    <w:p w14:paraId="17505557" w14:textId="77777777" w:rsidR="0080727D" w:rsidRDefault="0080727D" w:rsidP="005A15D7">
      <w:pPr>
        <w:rPr>
          <w:sz w:val="22"/>
        </w:rPr>
      </w:pPr>
    </w:p>
    <w:p w14:paraId="27D3660E" w14:textId="10ECD726" w:rsidR="005A15D7" w:rsidRDefault="00096F99" w:rsidP="005A15D7">
      <w:pPr>
        <w:rPr>
          <w:ins w:id="258" w:author="Rachel Chi Kiu Mok" w:date="2022-12-09T14:47:00Z"/>
          <w:sz w:val="22"/>
          <w:lang w:val="en-GB"/>
        </w:rPr>
      </w:pPr>
      <w:r w:rsidRPr="005E473B">
        <w:rPr>
          <w:sz w:val="22"/>
        </w:rPr>
        <w:t xml:space="preserve">The 1,047 registered </w:t>
      </w:r>
      <w:r>
        <w:rPr>
          <w:sz w:val="22"/>
        </w:rPr>
        <w:t xml:space="preserve">CCER projects are expected to supply an annual reduction of </w:t>
      </w:r>
      <w:r w:rsidR="00F16EE7">
        <w:rPr>
          <w:sz w:val="22"/>
        </w:rPr>
        <w:t>142.11</w:t>
      </w:r>
      <w:r>
        <w:rPr>
          <w:sz w:val="22"/>
        </w:rPr>
        <w:t xml:space="preserve"> MtCO</w:t>
      </w:r>
      <w:r w:rsidRPr="001D58EC">
        <w:rPr>
          <w:sz w:val="22"/>
          <w:vertAlign w:val="subscript"/>
        </w:rPr>
        <w:t>2</w:t>
      </w:r>
      <w:r>
        <w:rPr>
          <w:sz w:val="22"/>
        </w:rPr>
        <w:t xml:space="preserve">e. </w:t>
      </w:r>
      <w:r w:rsidR="00F16EE7">
        <w:rPr>
          <w:sz w:val="22"/>
        </w:rPr>
        <w:t xml:space="preserve">Figure 7 displays the registered project number and anticipated annual reduction potential by project type. </w:t>
      </w:r>
      <w:r w:rsidR="008F1CD9">
        <w:rPr>
          <w:sz w:val="22"/>
        </w:rPr>
        <w:t xml:space="preserve">Despite the current suspension, </w:t>
      </w:r>
      <w:r w:rsidR="005A15D7">
        <w:rPr>
          <w:sz w:val="22"/>
        </w:rPr>
        <w:t xml:space="preserve">the demand of </w:t>
      </w:r>
      <w:r w:rsidR="007F342A" w:rsidRPr="007F342A">
        <w:rPr>
          <w:sz w:val="22"/>
        </w:rPr>
        <w:t xml:space="preserve">CCER is expected to </w:t>
      </w:r>
      <w:r w:rsidR="005A15D7">
        <w:rPr>
          <w:sz w:val="22"/>
        </w:rPr>
        <w:t>grow significantly</w:t>
      </w:r>
      <w:r w:rsidR="008F1CD9">
        <w:rPr>
          <w:sz w:val="22"/>
        </w:rPr>
        <w:t xml:space="preserve"> in</w:t>
      </w:r>
      <w:r w:rsidR="005A15D7">
        <w:rPr>
          <w:sz w:val="22"/>
        </w:rPr>
        <w:t xml:space="preserve"> the</w:t>
      </w:r>
      <w:r w:rsidR="008F1CD9">
        <w:rPr>
          <w:sz w:val="22"/>
        </w:rPr>
        <w:t xml:space="preserve"> coming decades. </w:t>
      </w:r>
      <w:r w:rsidR="005A15D7">
        <w:rPr>
          <w:sz w:val="22"/>
        </w:rPr>
        <w:t>Under current rules, t</w:t>
      </w:r>
      <w:r w:rsidR="008F1CD9">
        <w:rPr>
          <w:sz w:val="22"/>
        </w:rPr>
        <w:t>he</w:t>
      </w:r>
      <w:r w:rsidR="005A15D7">
        <w:rPr>
          <w:sz w:val="22"/>
        </w:rPr>
        <w:t xml:space="preserve"> national ETS allows up to 5% of compliance obligations to be offset through surrender of CCERs. In addition, </w:t>
      </w:r>
      <w:r w:rsidR="005A15D7">
        <w:rPr>
          <w:sz w:val="22"/>
          <w:lang w:val="en-GB"/>
        </w:rPr>
        <w:t xml:space="preserve">CCER was adopted by </w:t>
      </w:r>
      <w:r w:rsidR="005A15D7" w:rsidRPr="000341D9">
        <w:rPr>
          <w:sz w:val="22"/>
          <w:lang w:val="en-GB"/>
        </w:rPr>
        <w:t>Carbon Offsetting and Reduction Scheme for International Aviation</w:t>
      </w:r>
      <w:r w:rsidR="005A15D7">
        <w:rPr>
          <w:sz w:val="22"/>
          <w:lang w:val="en-GB"/>
        </w:rPr>
        <w:t xml:space="preserve"> (CORSIA) as one of the eligible emissions units in 2020</w:t>
      </w:r>
      <w:r w:rsidR="005A15D7">
        <w:rPr>
          <w:rFonts w:hint="eastAsia"/>
          <w:sz w:val="22"/>
          <w:lang w:val="en-GB"/>
        </w:rPr>
        <w:t>.</w:t>
      </w:r>
      <w:r w:rsidR="005A15D7">
        <w:rPr>
          <w:sz w:val="22"/>
          <w:lang w:val="en-GB"/>
        </w:rPr>
        <w:t xml:space="preserve"> CCER is expected to play an important role in contributing to</w:t>
      </w:r>
      <w:r w:rsidR="005A15D7" w:rsidRPr="007F342A">
        <w:rPr>
          <w:sz w:val="22"/>
        </w:rPr>
        <w:t xml:space="preserve"> </w:t>
      </w:r>
      <w:r w:rsidR="005A15D7">
        <w:rPr>
          <w:sz w:val="22"/>
        </w:rPr>
        <w:t xml:space="preserve">climate goals and </w:t>
      </w:r>
      <w:r w:rsidR="005A15D7" w:rsidRPr="007F342A">
        <w:rPr>
          <w:sz w:val="22"/>
        </w:rPr>
        <w:t>emissions cost reductions</w:t>
      </w:r>
      <w:r w:rsidR="005A15D7">
        <w:rPr>
          <w:sz w:val="22"/>
          <w:lang w:val="en-GB"/>
        </w:rPr>
        <w:t xml:space="preserve"> at both domestic and global carbon markets. </w:t>
      </w:r>
    </w:p>
    <w:p w14:paraId="69069688" w14:textId="3CC9D56B" w:rsidR="000F6FC0" w:rsidRDefault="000F6FC0" w:rsidP="005A15D7">
      <w:pPr>
        <w:rPr>
          <w:ins w:id="259" w:author="Rachel Chi Kiu Mok" w:date="2022-12-09T14:47:00Z"/>
          <w:sz w:val="22"/>
          <w:lang w:val="en-GB"/>
        </w:rPr>
      </w:pPr>
    </w:p>
    <w:p w14:paraId="6667093A" w14:textId="6757694E" w:rsidR="000F6FC0" w:rsidRDefault="000F6FC0" w:rsidP="000F6FC0">
      <w:pPr>
        <w:rPr>
          <w:ins w:id="260" w:author="Rachel Chi Kiu Mok" w:date="2022-12-09T15:02:00Z"/>
        </w:rPr>
      </w:pPr>
      <w:commentRangeStart w:id="261"/>
      <w:r>
        <w:rPr>
          <w:sz w:val="22"/>
          <w:lang w:val="en-GB"/>
        </w:rPr>
        <w:t xml:space="preserve">On voluntary carbon market, </w:t>
      </w:r>
      <w:r>
        <w:t xml:space="preserve">the Chinese government has suspended CCER project registration since 2017. As of today, 2,856 CCER projects have been validated and 1,047 have been registered, 287 of which have had their emission reductions approved for issuance. In 2021, 176.8 million </w:t>
      </w:r>
      <w:proofErr w:type="spellStart"/>
      <w:r>
        <w:t>tonnes</w:t>
      </w:r>
      <w:proofErr w:type="spellEnd"/>
      <w:r>
        <w:t xml:space="preserve"> of CCERs were traded, marking a significant leap from previous year. The cumulative trading volume of CCER reached 418 million</w:t>
      </w:r>
      <w:r w:rsidRPr="008E286E">
        <w:t xml:space="preserve"> </w:t>
      </w:r>
      <w:r>
        <w:t>as of December 31, 2021.</w:t>
      </w:r>
      <w:r>
        <w:rPr>
          <w:rStyle w:val="FootnoteReference"/>
        </w:rPr>
        <w:footnoteReference w:id="17"/>
      </w:r>
      <w:r>
        <w:t xml:space="preserve"> (Figure 4)</w:t>
      </w:r>
      <w:commentRangeEnd w:id="261"/>
      <w:r>
        <w:rPr>
          <w:rStyle w:val="CommentReference"/>
        </w:rPr>
        <w:commentReference w:id="261"/>
      </w:r>
    </w:p>
    <w:p w14:paraId="1F6FB253" w14:textId="1F4AE0E9" w:rsidR="00336936" w:rsidRDefault="00336936" w:rsidP="000F6FC0">
      <w:pPr>
        <w:rPr>
          <w:ins w:id="264" w:author="Rachel Chi Kiu Mok" w:date="2022-12-09T15:02:00Z"/>
        </w:rPr>
      </w:pPr>
    </w:p>
    <w:p w14:paraId="5646969C" w14:textId="77777777" w:rsidR="00336936" w:rsidRDefault="00336936" w:rsidP="00336936">
      <w:pPr>
        <w:rPr>
          <w:ins w:id="265" w:author="Rachel Chi Kiu Mok" w:date="2022-12-09T15:02:00Z"/>
          <w:sz w:val="22"/>
        </w:rPr>
      </w:pPr>
      <w:ins w:id="266" w:author="Rachel Chi Kiu Mok" w:date="2022-12-09T15:02:00Z">
        <w:r w:rsidRPr="001D58EC">
          <w:rPr>
            <w:sz w:val="22"/>
          </w:rPr>
          <w:t xml:space="preserve">In September 2021, the </w:t>
        </w:r>
        <w:r>
          <w:rPr>
            <w:sz w:val="22"/>
          </w:rPr>
          <w:t xml:space="preserve">Chinese government </w:t>
        </w:r>
        <w:r w:rsidRPr="001D58EC">
          <w:rPr>
            <w:sz w:val="22"/>
          </w:rPr>
          <w:t xml:space="preserve">issued a document </w:t>
        </w:r>
        <w:r>
          <w:rPr>
            <w:sz w:val="22"/>
          </w:rPr>
          <w:t xml:space="preserve">that identified three priority areas </w:t>
        </w:r>
        <w:r w:rsidRPr="001D58EC">
          <w:rPr>
            <w:sz w:val="22"/>
          </w:rPr>
          <w:t xml:space="preserve">of CCER projects: forestry, renewable </w:t>
        </w:r>
        <w:proofErr w:type="gramStart"/>
        <w:r w:rsidRPr="001D58EC">
          <w:rPr>
            <w:sz w:val="22"/>
          </w:rPr>
          <w:t>energy</w:t>
        </w:r>
        <w:proofErr w:type="gramEnd"/>
        <w:r w:rsidRPr="001D58EC">
          <w:rPr>
            <w:sz w:val="22"/>
          </w:rPr>
          <w:t xml:space="preserve"> and methane utili</w:t>
        </w:r>
        <w:r>
          <w:rPr>
            <w:sz w:val="22"/>
          </w:rPr>
          <w:t>z</w:t>
        </w:r>
        <w:r w:rsidRPr="001D58EC">
          <w:rPr>
            <w:sz w:val="22"/>
          </w:rPr>
          <w:t xml:space="preserve">ation. </w:t>
        </w:r>
        <w:r>
          <w:rPr>
            <w:sz w:val="22"/>
          </w:rPr>
          <w:t>This</w:t>
        </w:r>
        <w:r w:rsidRPr="001D58EC">
          <w:rPr>
            <w:sz w:val="22"/>
          </w:rPr>
          <w:t xml:space="preserve"> signals </w:t>
        </w:r>
        <w:r>
          <w:rPr>
            <w:sz w:val="22"/>
          </w:rPr>
          <w:t xml:space="preserve">the policy shift towards </w:t>
        </w:r>
        <w:r w:rsidRPr="001D58EC">
          <w:rPr>
            <w:sz w:val="22"/>
          </w:rPr>
          <w:t>high-quality CCER projects and avoid</w:t>
        </w:r>
        <w:r>
          <w:rPr>
            <w:sz w:val="22"/>
          </w:rPr>
          <w:t>ing</w:t>
        </w:r>
        <w:r w:rsidRPr="001D58EC">
          <w:rPr>
            <w:sz w:val="22"/>
          </w:rPr>
          <w:t xml:space="preserve"> </w:t>
        </w:r>
        <w:r>
          <w:rPr>
            <w:sz w:val="22"/>
          </w:rPr>
          <w:t>potential</w:t>
        </w:r>
        <w:r w:rsidRPr="001D58EC">
          <w:rPr>
            <w:sz w:val="22"/>
          </w:rPr>
          <w:t xml:space="preserve"> oversupply</w:t>
        </w:r>
        <w:r>
          <w:rPr>
            <w:sz w:val="22"/>
          </w:rPr>
          <w:t xml:space="preserve"> when the CCER market reopens in future</w:t>
        </w:r>
        <w:r w:rsidRPr="001D58EC">
          <w:rPr>
            <w:sz w:val="22"/>
          </w:rPr>
          <w:t xml:space="preserve">. </w:t>
        </w:r>
        <w:r>
          <w:rPr>
            <w:sz w:val="22"/>
          </w:rPr>
          <w:t>Nature-based removal projects are included in the priority CCER project range, also BECCS and DACS (technological-based removal projects) are identified by most studies as key technology to reach carbon neutrality.</w:t>
        </w:r>
      </w:ins>
    </w:p>
    <w:p w14:paraId="16A30B3C" w14:textId="77777777" w:rsidR="00336936" w:rsidRDefault="00336936" w:rsidP="000F6FC0"/>
    <w:p w14:paraId="260D46EF" w14:textId="68161FB2" w:rsidR="000F6FC0" w:rsidRDefault="000F6FC0" w:rsidP="005A15D7">
      <w:pPr>
        <w:rPr>
          <w:ins w:id="267" w:author="Rachel Chi Kiu Mok" w:date="2022-12-09T14:49:00Z"/>
          <w:sz w:val="22"/>
        </w:rPr>
      </w:pPr>
    </w:p>
    <w:tbl>
      <w:tblPr>
        <w:tblStyle w:val="TableGrid"/>
        <w:tblW w:w="0" w:type="auto"/>
        <w:tblBorders>
          <w:insideH w:val="none" w:sz="0" w:space="0" w:color="auto"/>
          <w:insideV w:val="none" w:sz="0" w:space="0" w:color="auto"/>
        </w:tblBorders>
        <w:tblLook w:val="04A0" w:firstRow="1" w:lastRow="0" w:firstColumn="1" w:lastColumn="0" w:noHBand="0" w:noVBand="1"/>
        <w:tblPrChange w:id="268" w:author="Rachel Chi Kiu Mok" w:date="2022-12-09T14:51:00Z">
          <w:tblPr>
            <w:tblStyle w:val="TableGrid"/>
            <w:tblW w:w="0" w:type="auto"/>
            <w:tblLook w:val="04A0" w:firstRow="1" w:lastRow="0" w:firstColumn="1" w:lastColumn="0" w:noHBand="0" w:noVBand="1"/>
          </w:tblPr>
        </w:tblPrChange>
      </w:tblPr>
      <w:tblGrid>
        <w:gridCol w:w="5407"/>
        <w:tblGridChange w:id="269">
          <w:tblGrid>
            <w:gridCol w:w="9926"/>
          </w:tblGrid>
        </w:tblGridChange>
      </w:tblGrid>
      <w:tr w:rsidR="00960F41" w14:paraId="0DF1BF88" w14:textId="77777777" w:rsidTr="00E322B0">
        <w:trPr>
          <w:ins w:id="270" w:author="Rachel Chi Kiu Mok" w:date="2022-12-09T14:49:00Z"/>
        </w:trPr>
        <w:tc>
          <w:tcPr>
            <w:tcW w:w="5215" w:type="dxa"/>
            <w:tcPrChange w:id="271" w:author="Rachel Chi Kiu Mok" w:date="2022-12-09T14:51:00Z">
              <w:tcPr>
                <w:tcW w:w="9926" w:type="dxa"/>
              </w:tcPr>
            </w:tcPrChange>
          </w:tcPr>
          <w:p w14:paraId="7516FCEB" w14:textId="4383B26F" w:rsidR="00960F41" w:rsidRPr="00960F41" w:rsidRDefault="00960F41" w:rsidP="00995C39">
            <w:pPr>
              <w:rPr>
                <w:ins w:id="272" w:author="Rachel Chi Kiu Mok" w:date="2022-12-09T14:49:00Z"/>
                <w:rPrChange w:id="273" w:author="Rachel Chi Kiu Mok" w:date="2022-12-09T14:49:00Z">
                  <w:rPr>
                    <w:ins w:id="274" w:author="Rachel Chi Kiu Mok" w:date="2022-12-09T14:49:00Z"/>
                    <w:sz w:val="22"/>
                  </w:rPr>
                </w:rPrChange>
              </w:rPr>
            </w:pPr>
            <w:commentRangeStart w:id="275"/>
            <w:ins w:id="276" w:author="Rachel Chi Kiu Mok" w:date="2022-12-09T14:49:00Z">
              <w:r>
                <w:rPr>
                  <w:b/>
                  <w:bCs/>
                  <w:sz w:val="22"/>
                  <w:lang w:val="en-GB"/>
                </w:rPr>
                <w:t xml:space="preserve">Figure 4. </w:t>
              </w:r>
              <w:r w:rsidRPr="00D74F40">
                <w:rPr>
                  <w:b/>
                  <w:bCs/>
                  <w:sz w:val="22"/>
                  <w:lang w:val="en-GB"/>
                </w:rPr>
                <w:t xml:space="preserve">CCER Trading Volume 2014-2021 </w:t>
              </w:r>
            </w:ins>
          </w:p>
        </w:tc>
      </w:tr>
      <w:tr w:rsidR="00960F41" w14:paraId="4CE02C11" w14:textId="77777777" w:rsidTr="00E322B0">
        <w:trPr>
          <w:ins w:id="277" w:author="Rachel Chi Kiu Mok" w:date="2022-12-09T14:49:00Z"/>
        </w:trPr>
        <w:tc>
          <w:tcPr>
            <w:tcW w:w="5215" w:type="dxa"/>
            <w:tcPrChange w:id="278" w:author="Rachel Chi Kiu Mok" w:date="2022-12-09T14:51:00Z">
              <w:tcPr>
                <w:tcW w:w="9926" w:type="dxa"/>
              </w:tcPr>
            </w:tcPrChange>
          </w:tcPr>
          <w:p w14:paraId="0E4D7723" w14:textId="24C01146" w:rsidR="00960F41" w:rsidRDefault="00960F41" w:rsidP="005A15D7">
            <w:pPr>
              <w:rPr>
                <w:ins w:id="279" w:author="Rachel Chi Kiu Mok" w:date="2022-12-09T14:49:00Z"/>
                <w:sz w:val="22"/>
              </w:rPr>
            </w:pPr>
            <w:ins w:id="280" w:author="Rachel Chi Kiu Mok" w:date="2022-12-09T14:49:00Z">
              <w:r>
                <w:rPr>
                  <w:noProof/>
                  <w:sz w:val="22"/>
                  <w:lang w:val="en-GB"/>
                </w:rPr>
                <w:lastRenderedPageBreak/>
                <w:drawing>
                  <wp:anchor distT="0" distB="0" distL="114300" distR="114300" simplePos="0" relativeHeight="251673600" behindDoc="0" locked="0" layoutInCell="1" allowOverlap="1" wp14:anchorId="77638278" wp14:editId="3A33EC77">
                    <wp:simplePos x="0" y="0"/>
                    <wp:positionH relativeFrom="column">
                      <wp:posOffset>3175</wp:posOffset>
                    </wp:positionH>
                    <wp:positionV relativeFrom="paragraph">
                      <wp:posOffset>5080</wp:posOffset>
                    </wp:positionV>
                    <wp:extent cx="3296456" cy="2060376"/>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96456" cy="2060376"/>
                            </a:xfrm>
                            <a:prstGeom prst="rect">
                              <a:avLst/>
                            </a:prstGeom>
                            <a:noFill/>
                          </pic:spPr>
                        </pic:pic>
                      </a:graphicData>
                    </a:graphic>
                    <wp14:sizeRelH relativeFrom="margin">
                      <wp14:pctWidth>0</wp14:pctWidth>
                    </wp14:sizeRelH>
                    <wp14:sizeRelV relativeFrom="margin">
                      <wp14:pctHeight>0</wp14:pctHeight>
                    </wp14:sizeRelV>
                  </wp:anchor>
                </w:drawing>
              </w:r>
            </w:ins>
          </w:p>
        </w:tc>
      </w:tr>
      <w:tr w:rsidR="00960F41" w14:paraId="69A400FC" w14:textId="77777777" w:rsidTr="00E322B0">
        <w:trPr>
          <w:ins w:id="281" w:author="Rachel Chi Kiu Mok" w:date="2022-12-09T14:49:00Z"/>
        </w:trPr>
        <w:tc>
          <w:tcPr>
            <w:tcW w:w="5215" w:type="dxa"/>
            <w:tcPrChange w:id="282" w:author="Rachel Chi Kiu Mok" w:date="2022-12-09T14:51:00Z">
              <w:tcPr>
                <w:tcW w:w="9926" w:type="dxa"/>
              </w:tcPr>
            </w:tcPrChange>
          </w:tcPr>
          <w:p w14:paraId="4F076469" w14:textId="05D21F5E" w:rsidR="00960F41" w:rsidRPr="00960F41" w:rsidRDefault="00960F41" w:rsidP="005A15D7">
            <w:pPr>
              <w:rPr>
                <w:ins w:id="283" w:author="Rachel Chi Kiu Mok" w:date="2022-12-09T14:49:00Z"/>
                <w:rPrChange w:id="284" w:author="Rachel Chi Kiu Mok" w:date="2022-12-09T14:49:00Z">
                  <w:rPr>
                    <w:ins w:id="285" w:author="Rachel Chi Kiu Mok" w:date="2022-12-09T14:49:00Z"/>
                    <w:sz w:val="22"/>
                  </w:rPr>
                </w:rPrChange>
              </w:rPr>
            </w:pPr>
            <w:ins w:id="286" w:author="Rachel Chi Kiu Mok" w:date="2022-12-09T14:49:00Z">
              <w:r>
                <w:rPr>
                  <w:i/>
                  <w:iCs/>
                  <w:sz w:val="18"/>
                  <w:szCs w:val="18"/>
                  <w:lang w:val="en-GB"/>
                </w:rPr>
                <w:t>Data s</w:t>
              </w:r>
              <w:r w:rsidRPr="008E286E">
                <w:rPr>
                  <w:i/>
                  <w:iCs/>
                  <w:sz w:val="18"/>
                  <w:szCs w:val="18"/>
                  <w:lang w:val="en-GB"/>
                </w:rPr>
                <w:t>ource</w:t>
              </w:r>
              <w:r w:rsidRPr="008E286E">
                <w:rPr>
                  <w:sz w:val="18"/>
                  <w:szCs w:val="18"/>
                  <w:lang w:val="en-GB"/>
                </w:rPr>
                <w:t xml:space="preserve">: ICF, </w:t>
              </w:r>
              <w:proofErr w:type="spellStart"/>
              <w:r w:rsidRPr="008E286E">
                <w:rPr>
                  <w:sz w:val="18"/>
                  <w:szCs w:val="18"/>
                  <w:lang w:val="en-GB"/>
                </w:rPr>
                <w:t>SinoCarbon</w:t>
              </w:r>
              <w:commentRangeEnd w:id="275"/>
              <w:proofErr w:type="spellEnd"/>
              <w:r>
                <w:rPr>
                  <w:rStyle w:val="CommentReference"/>
                </w:rPr>
                <w:commentReference w:id="275"/>
              </w:r>
            </w:ins>
          </w:p>
        </w:tc>
      </w:tr>
    </w:tbl>
    <w:p w14:paraId="33CAD75E" w14:textId="77777777" w:rsidR="00960F41" w:rsidRPr="00096F99" w:rsidRDefault="00960F41" w:rsidP="005A15D7">
      <w:pPr>
        <w:rPr>
          <w:sz w:val="22"/>
        </w:rPr>
      </w:pPr>
    </w:p>
    <w:p w14:paraId="7229092B" w14:textId="73FEF48F" w:rsidR="007F342A" w:rsidRDefault="007F342A" w:rsidP="007F342A">
      <w:pPr>
        <w:rPr>
          <w:sz w:val="22"/>
        </w:rPr>
      </w:pPr>
    </w:p>
    <w:p w14:paraId="71D49339" w14:textId="78F1FE15" w:rsidR="005B38A1" w:rsidRPr="005B38A1" w:rsidDel="001B78F5" w:rsidRDefault="005B38A1" w:rsidP="005A15D7">
      <w:pPr>
        <w:pStyle w:val="ListParagraph"/>
        <w:numPr>
          <w:ilvl w:val="0"/>
          <w:numId w:val="25"/>
        </w:numPr>
        <w:spacing w:after="120"/>
        <w:ind w:left="907" w:hanging="907"/>
        <w:jc w:val="left"/>
        <w:rPr>
          <w:del w:id="287" w:author="Rachel Chi Kiu Mok" w:date="2022-12-09T14:59:00Z"/>
          <w:b/>
          <w:bCs/>
          <w:sz w:val="22"/>
          <w:lang w:val="en-GB"/>
        </w:rPr>
      </w:pPr>
      <w:commentRangeStart w:id="288"/>
      <w:del w:id="289" w:author="Rachel Chi Kiu Mok" w:date="2022-12-09T14:59:00Z">
        <w:r w:rsidRPr="005B38A1" w:rsidDel="001B78F5">
          <w:rPr>
            <w:b/>
            <w:bCs/>
            <w:sz w:val="22"/>
            <w:lang w:val="en-GB"/>
          </w:rPr>
          <w:delText>Additional Emissions Reductions by National ETS Free Allocation vs Auctioning, 2025-2035</w:delText>
        </w:r>
      </w:del>
    </w:p>
    <w:p w14:paraId="63CB1922" w14:textId="5A6415AB" w:rsidR="00D93A3D" w:rsidDel="001B78F5" w:rsidRDefault="00EC38D6" w:rsidP="005B38A1">
      <w:pPr>
        <w:spacing w:before="120" w:after="120"/>
        <w:jc w:val="center"/>
        <w:rPr>
          <w:del w:id="290" w:author="Rachel Chi Kiu Mok" w:date="2022-12-09T14:59:00Z"/>
          <w:sz w:val="22"/>
          <w:lang w:val="en-GB"/>
        </w:rPr>
      </w:pPr>
      <w:del w:id="291" w:author="Rachel Chi Kiu Mok" w:date="2022-12-09T14:59:00Z">
        <w:r w:rsidRPr="006B01E0" w:rsidDel="001B78F5">
          <w:rPr>
            <w:noProof/>
            <w:sz w:val="22"/>
            <w:lang w:val="en-GB"/>
          </w:rPr>
          <mc:AlternateContent>
            <mc:Choice Requires="wps">
              <w:drawing>
                <wp:anchor distT="45720" distB="45720" distL="114300" distR="114300" simplePos="0" relativeHeight="251667456" behindDoc="0" locked="0" layoutInCell="1" allowOverlap="1" wp14:anchorId="324567EB" wp14:editId="750373C2">
                  <wp:simplePos x="0" y="0"/>
                  <wp:positionH relativeFrom="column">
                    <wp:posOffset>1243330</wp:posOffset>
                  </wp:positionH>
                  <wp:positionV relativeFrom="paragraph">
                    <wp:posOffset>565454</wp:posOffset>
                  </wp:positionV>
                  <wp:extent cx="723569" cy="1404620"/>
                  <wp:effectExtent l="0" t="0" r="0" b="63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569" cy="1404620"/>
                          </a:xfrm>
                          <a:prstGeom prst="rect">
                            <a:avLst/>
                          </a:prstGeom>
                          <a:noFill/>
                          <a:ln w="9525">
                            <a:noFill/>
                            <a:miter lim="800000"/>
                            <a:headEnd/>
                            <a:tailEnd/>
                          </a:ln>
                        </wps:spPr>
                        <wps:txbx>
                          <w:txbxContent>
                            <w:p w14:paraId="34F3204E" w14:textId="315405AE" w:rsidR="006B01E0" w:rsidRPr="000C4C03" w:rsidRDefault="006B01E0">
                              <w:pPr>
                                <w:rPr>
                                  <w:color w:val="ED7D31" w:themeColor="accent2"/>
                                  <w:sz w:val="14"/>
                                  <w:szCs w:val="14"/>
                                </w:rPr>
                              </w:pPr>
                              <w:r w:rsidRPr="000C4C03">
                                <w:rPr>
                                  <w:color w:val="ED7D31" w:themeColor="accent2"/>
                                  <w:sz w:val="14"/>
                                  <w:szCs w:val="14"/>
                                </w:rPr>
                                <w:t>additional -34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4567EB" id="_x0000_s1030" type="#_x0000_t202" style="position:absolute;left:0;text-align:left;margin-left:97.9pt;margin-top:44.5pt;width:56.9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" filled="f" stroked="f">
                  <v:textbox style="mso-fit-shape-to-text:t">
                    <w:txbxContent>
                      <w:p w14:paraId="34F3204E" w14:textId="315405AE" w:rsidR="006B01E0" w:rsidRPr="000C4C03" w:rsidRDefault="006B01E0">
                        <w:pPr>
                          <w:rPr>
                            <w:color w:val="ED7D31" w:themeColor="accent2"/>
                            <w:sz w:val="14"/>
                            <w:szCs w:val="14"/>
                          </w:rPr>
                        </w:pPr>
                        <w:r w:rsidRPr="000C4C03">
                          <w:rPr>
                            <w:color w:val="ED7D31" w:themeColor="accent2"/>
                            <w:sz w:val="14"/>
                            <w:szCs w:val="14"/>
                          </w:rPr>
                          <w:t>additional -34</w:t>
                        </w:r>
                      </w:p>
                    </w:txbxContent>
                  </v:textbox>
                </v:shape>
              </w:pict>
            </mc:Fallback>
          </mc:AlternateContent>
        </w:r>
        <w:r w:rsidRPr="006B01E0" w:rsidDel="001B78F5">
          <w:rPr>
            <w:noProof/>
            <w:color w:val="000000" w:themeColor="text1"/>
            <w:sz w:val="22"/>
            <w:lang w:val="en-GB"/>
          </w:rPr>
          <mc:AlternateContent>
            <mc:Choice Requires="wps">
              <w:drawing>
                <wp:anchor distT="0" distB="0" distL="114300" distR="114300" simplePos="0" relativeHeight="251661312" behindDoc="0" locked="0" layoutInCell="1" allowOverlap="1" wp14:anchorId="45490DF3" wp14:editId="207CD436">
                  <wp:simplePos x="0" y="0"/>
                  <wp:positionH relativeFrom="column">
                    <wp:posOffset>1878054</wp:posOffset>
                  </wp:positionH>
                  <wp:positionV relativeFrom="paragraph">
                    <wp:posOffset>618656</wp:posOffset>
                  </wp:positionV>
                  <wp:extent cx="45085" cy="88265"/>
                  <wp:effectExtent l="0" t="0" r="12065" b="26035"/>
                  <wp:wrapNone/>
                  <wp:docPr id="4" name="Left Bracket 4"/>
                  <wp:cNvGraphicFramePr/>
                  <a:graphic xmlns:a="http://schemas.openxmlformats.org/drawingml/2006/main">
                    <a:graphicData uri="http://schemas.microsoft.com/office/word/2010/wordprocessingShape">
                      <wps:wsp>
                        <wps:cNvSpPr/>
                        <wps:spPr>
                          <a:xfrm>
                            <a:off x="0" y="0"/>
                            <a:ext cx="45085" cy="88265"/>
                          </a:xfrm>
                          <a:prstGeom prst="leftBracket">
                            <a:avLst/>
                          </a:prstGeom>
                          <a:ln>
                            <a:solidFill>
                              <a:schemeClr val="accent2"/>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8FA255" id="Left Bracket 4" o:spid="_x0000_s1026" type="#_x0000_t85" style="position:absolute;margin-left:147.9pt;margin-top:48.7pt;width:3.55pt;height:6.9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" adj="919" strokecolor="#ed7d31 [3205]" strokeweight=".5pt">
                  <v:stroke joinstyle="miter"/>
                </v:shape>
              </w:pict>
            </mc:Fallback>
          </mc:AlternateContent>
        </w:r>
        <w:r w:rsidRPr="006B01E0" w:rsidDel="001B78F5">
          <w:rPr>
            <w:noProof/>
            <w:color w:val="000000" w:themeColor="text1"/>
            <w:sz w:val="22"/>
            <w:lang w:val="en-GB"/>
          </w:rPr>
          <mc:AlternateContent>
            <mc:Choice Requires="wps">
              <w:drawing>
                <wp:anchor distT="0" distB="0" distL="114300" distR="114300" simplePos="0" relativeHeight="251663360" behindDoc="0" locked="0" layoutInCell="1" allowOverlap="1" wp14:anchorId="3A985852" wp14:editId="6FE5E379">
                  <wp:simplePos x="0" y="0"/>
                  <wp:positionH relativeFrom="column">
                    <wp:posOffset>3369310</wp:posOffset>
                  </wp:positionH>
                  <wp:positionV relativeFrom="paragraph">
                    <wp:posOffset>1334770</wp:posOffset>
                  </wp:positionV>
                  <wp:extent cx="87630" cy="443230"/>
                  <wp:effectExtent l="0" t="0" r="26670" b="13970"/>
                  <wp:wrapNone/>
                  <wp:docPr id="5" name="Left Bracket 5"/>
                  <wp:cNvGraphicFramePr/>
                  <a:graphic xmlns:a="http://schemas.openxmlformats.org/drawingml/2006/main">
                    <a:graphicData uri="http://schemas.microsoft.com/office/word/2010/wordprocessingShape">
                      <wps:wsp>
                        <wps:cNvSpPr/>
                        <wps:spPr>
                          <a:xfrm>
                            <a:off x="0" y="0"/>
                            <a:ext cx="87630" cy="443230"/>
                          </a:xfrm>
                          <a:prstGeom prst="leftBracket">
                            <a:avLst/>
                          </a:prstGeom>
                          <a:ln>
                            <a:solidFill>
                              <a:schemeClr val="accent2"/>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054F8" id="Left Bracket 5" o:spid="_x0000_s1026" type="#_x0000_t85" style="position:absolute;margin-left:265.3pt;margin-top:105.1pt;width:6.9pt;height:34.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" adj="356" strokecolor="#ed7d31 [3205]" strokeweight=".5pt">
                  <v:stroke joinstyle="miter"/>
                </v:shape>
              </w:pict>
            </mc:Fallback>
          </mc:AlternateContent>
        </w:r>
        <w:r w:rsidRPr="006B01E0" w:rsidDel="001B78F5">
          <w:rPr>
            <w:noProof/>
            <w:sz w:val="22"/>
            <w:lang w:val="en-GB"/>
          </w:rPr>
          <mc:AlternateContent>
            <mc:Choice Requires="wps">
              <w:drawing>
                <wp:anchor distT="45720" distB="45720" distL="114300" distR="114300" simplePos="0" relativeHeight="251669504" behindDoc="0" locked="0" layoutInCell="1" allowOverlap="1" wp14:anchorId="36E24385" wp14:editId="61547A36">
                  <wp:simplePos x="0" y="0"/>
                  <wp:positionH relativeFrom="column">
                    <wp:posOffset>2670506</wp:posOffset>
                  </wp:positionH>
                  <wp:positionV relativeFrom="paragraph">
                    <wp:posOffset>1465580</wp:posOffset>
                  </wp:positionV>
                  <wp:extent cx="1036955" cy="1404620"/>
                  <wp:effectExtent l="0" t="0" r="0" b="635"/>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6955" cy="1404620"/>
                          </a:xfrm>
                          <a:prstGeom prst="rect">
                            <a:avLst/>
                          </a:prstGeom>
                          <a:noFill/>
                          <a:ln w="9525">
                            <a:noFill/>
                            <a:miter lim="800000"/>
                            <a:headEnd/>
                            <a:tailEnd/>
                          </a:ln>
                        </wps:spPr>
                        <wps:txbx>
                          <w:txbxContent>
                            <w:p w14:paraId="4149A2AF" w14:textId="174F9349" w:rsidR="006B01E0" w:rsidRPr="000C4C03" w:rsidRDefault="006B01E0" w:rsidP="006B01E0">
                              <w:pPr>
                                <w:rPr>
                                  <w:color w:val="ED7D31" w:themeColor="accent2"/>
                                  <w:sz w:val="14"/>
                                  <w:szCs w:val="14"/>
                                </w:rPr>
                              </w:pPr>
                              <w:r w:rsidRPr="000C4C03">
                                <w:rPr>
                                  <w:color w:val="ED7D31" w:themeColor="accent2"/>
                                  <w:sz w:val="14"/>
                                  <w:szCs w:val="14"/>
                                </w:rPr>
                                <w:t>additional -177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E24385" id="_x0000_s1031" type="#_x0000_t202" style="position:absolute;left:0;text-align:left;margin-left:210.3pt;margin-top:115.4pt;width:81.65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" filled="f" stroked="f">
                  <v:textbox style="mso-fit-shape-to-text:t">
                    <w:txbxContent>
                      <w:p w14:paraId="4149A2AF" w14:textId="174F9349" w:rsidR="006B01E0" w:rsidRPr="000C4C03" w:rsidRDefault="006B01E0" w:rsidP="006B01E0">
                        <w:pPr>
                          <w:rPr>
                            <w:color w:val="ED7D31" w:themeColor="accent2"/>
                            <w:sz w:val="14"/>
                            <w:szCs w:val="14"/>
                          </w:rPr>
                        </w:pPr>
                        <w:r w:rsidRPr="000C4C03">
                          <w:rPr>
                            <w:color w:val="ED7D31" w:themeColor="accent2"/>
                            <w:sz w:val="14"/>
                            <w:szCs w:val="14"/>
                          </w:rPr>
                          <w:t>additional -177</w:t>
                        </w:r>
                      </w:p>
                    </w:txbxContent>
                  </v:textbox>
                </v:shape>
              </w:pict>
            </mc:Fallback>
          </mc:AlternateContent>
        </w:r>
        <w:r w:rsidRPr="006B01E0" w:rsidDel="001B78F5">
          <w:rPr>
            <w:noProof/>
            <w:sz w:val="22"/>
            <w:lang w:val="en-GB"/>
          </w:rPr>
          <mc:AlternateContent>
            <mc:Choice Requires="wps">
              <w:drawing>
                <wp:anchor distT="45720" distB="45720" distL="114300" distR="114300" simplePos="0" relativeHeight="251671552" behindDoc="0" locked="0" layoutInCell="1" allowOverlap="1" wp14:anchorId="4D824A6B" wp14:editId="00E16122">
                  <wp:simplePos x="0" y="0"/>
                  <wp:positionH relativeFrom="column">
                    <wp:posOffset>4141802</wp:posOffset>
                  </wp:positionH>
                  <wp:positionV relativeFrom="paragraph">
                    <wp:posOffset>2527991</wp:posOffset>
                  </wp:positionV>
                  <wp:extent cx="1037230" cy="1404620"/>
                  <wp:effectExtent l="0" t="0" r="0" b="63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7230" cy="1404620"/>
                          </a:xfrm>
                          <a:prstGeom prst="rect">
                            <a:avLst/>
                          </a:prstGeom>
                          <a:noFill/>
                          <a:ln w="9525">
                            <a:noFill/>
                            <a:miter lim="800000"/>
                            <a:headEnd/>
                            <a:tailEnd/>
                          </a:ln>
                        </wps:spPr>
                        <wps:txbx>
                          <w:txbxContent>
                            <w:p w14:paraId="0E479BCF" w14:textId="42D7FE5F" w:rsidR="006B01E0" w:rsidRPr="000C4C03" w:rsidRDefault="006B01E0" w:rsidP="006B01E0">
                              <w:pPr>
                                <w:rPr>
                                  <w:color w:val="ED7D31" w:themeColor="accent2"/>
                                  <w:sz w:val="14"/>
                                  <w:szCs w:val="14"/>
                                </w:rPr>
                              </w:pPr>
                              <w:r w:rsidRPr="000C4C03">
                                <w:rPr>
                                  <w:color w:val="ED7D31" w:themeColor="accent2"/>
                                  <w:sz w:val="14"/>
                                  <w:szCs w:val="14"/>
                                </w:rPr>
                                <w:t>additional -498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824A6B" id="_x0000_s1032" type="#_x0000_t202" style="position:absolute;left:0;text-align:left;margin-left:326.15pt;margin-top:199.05pt;width:81.65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" filled="f" stroked="f">
                  <v:textbox style="mso-fit-shape-to-text:t">
                    <w:txbxContent>
                      <w:p w14:paraId="0E479BCF" w14:textId="42D7FE5F" w:rsidR="006B01E0" w:rsidRPr="000C4C03" w:rsidRDefault="006B01E0" w:rsidP="006B01E0">
                        <w:pPr>
                          <w:rPr>
                            <w:color w:val="ED7D31" w:themeColor="accent2"/>
                            <w:sz w:val="14"/>
                            <w:szCs w:val="14"/>
                          </w:rPr>
                        </w:pPr>
                        <w:r w:rsidRPr="000C4C03">
                          <w:rPr>
                            <w:color w:val="ED7D31" w:themeColor="accent2"/>
                            <w:sz w:val="14"/>
                            <w:szCs w:val="14"/>
                          </w:rPr>
                          <w:t>additional -498</w:t>
                        </w:r>
                      </w:p>
                    </w:txbxContent>
                  </v:textbox>
                </v:shape>
              </w:pict>
            </mc:Fallback>
          </mc:AlternateContent>
        </w:r>
        <w:r w:rsidRPr="006B01E0" w:rsidDel="001B78F5">
          <w:rPr>
            <w:noProof/>
            <w:color w:val="000000" w:themeColor="text1"/>
            <w:sz w:val="22"/>
            <w:lang w:val="en-GB"/>
          </w:rPr>
          <mc:AlternateContent>
            <mc:Choice Requires="wps">
              <w:drawing>
                <wp:anchor distT="0" distB="0" distL="114300" distR="114300" simplePos="0" relativeHeight="251665408" behindDoc="0" locked="0" layoutInCell="1" allowOverlap="1" wp14:anchorId="31DC9475" wp14:editId="6157FDF6">
                  <wp:simplePos x="0" y="0"/>
                  <wp:positionH relativeFrom="column">
                    <wp:posOffset>4841543</wp:posOffset>
                  </wp:positionH>
                  <wp:positionV relativeFrom="paragraph">
                    <wp:posOffset>1984375</wp:posOffset>
                  </wp:positionV>
                  <wp:extent cx="115599" cy="1316990"/>
                  <wp:effectExtent l="0" t="0" r="17780" b="16510"/>
                  <wp:wrapNone/>
                  <wp:docPr id="6" name="Left Bracket 6"/>
                  <wp:cNvGraphicFramePr/>
                  <a:graphic xmlns:a="http://schemas.openxmlformats.org/drawingml/2006/main">
                    <a:graphicData uri="http://schemas.microsoft.com/office/word/2010/wordprocessingShape">
                      <wps:wsp>
                        <wps:cNvSpPr/>
                        <wps:spPr>
                          <a:xfrm>
                            <a:off x="0" y="0"/>
                            <a:ext cx="115599" cy="1316990"/>
                          </a:xfrm>
                          <a:prstGeom prst="leftBracket">
                            <a:avLst/>
                          </a:prstGeom>
                          <a:ln>
                            <a:solidFill>
                              <a:schemeClr val="accent2"/>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B201DF" id="Left Bracket 6" o:spid="_x0000_s1026" type="#_x0000_t85" style="position:absolute;margin-left:381.2pt;margin-top:156.25pt;width:9.1pt;height:103.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" adj="158" strokecolor="#ed7d31 [3205]" strokeweight=".5pt">
                  <v:stroke joinstyle="miter"/>
                </v:shape>
              </w:pict>
            </mc:Fallback>
          </mc:AlternateContent>
        </w:r>
        <w:r w:rsidDel="001B78F5">
          <w:rPr>
            <w:noProof/>
            <w:sz w:val="22"/>
            <w:lang w:val="en-GB"/>
          </w:rPr>
          <mc:AlternateContent>
            <mc:Choice Requires="wps">
              <w:drawing>
                <wp:anchor distT="0" distB="0" distL="114300" distR="114300" simplePos="0" relativeHeight="251660288" behindDoc="0" locked="0" layoutInCell="1" allowOverlap="1" wp14:anchorId="3F280862" wp14:editId="07B6B172">
                  <wp:simplePos x="0" y="0"/>
                  <wp:positionH relativeFrom="column">
                    <wp:posOffset>4143375</wp:posOffset>
                  </wp:positionH>
                  <wp:positionV relativeFrom="paragraph">
                    <wp:posOffset>51435</wp:posOffset>
                  </wp:positionV>
                  <wp:extent cx="0" cy="2715725"/>
                  <wp:effectExtent l="0" t="0" r="38100" b="27940"/>
                  <wp:wrapNone/>
                  <wp:docPr id="83" name="Straight Connector 83"/>
                  <wp:cNvGraphicFramePr/>
                  <a:graphic xmlns:a="http://schemas.openxmlformats.org/drawingml/2006/main">
                    <a:graphicData uri="http://schemas.microsoft.com/office/word/2010/wordprocessingShape">
                      <wps:wsp>
                        <wps:cNvCnPr/>
                        <wps:spPr>
                          <a:xfrm>
                            <a:off x="0" y="0"/>
                            <a:ext cx="0" cy="2715725"/>
                          </a:xfrm>
                          <a:prstGeom prst="line">
                            <a:avLst/>
                          </a:prstGeom>
                          <a:ln>
                            <a:solidFill>
                              <a:schemeClr val="accent2"/>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178436C" id="Straight Connector 83" o:spid="_x0000_s1026" style="position:absolute;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6.25pt,4.05pt" to="326.25pt,2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" strokecolor="#ed7d31 [3205]" strokeweight=".5pt">
                  <v:stroke dashstyle="dash" joinstyle="miter"/>
                </v:line>
              </w:pict>
            </mc:Fallback>
          </mc:AlternateContent>
        </w:r>
        <w:r w:rsidDel="001B78F5">
          <w:rPr>
            <w:noProof/>
            <w:sz w:val="22"/>
            <w:lang w:val="en-GB"/>
          </w:rPr>
          <mc:AlternateContent>
            <mc:Choice Requires="wps">
              <w:drawing>
                <wp:anchor distT="0" distB="0" distL="114300" distR="114300" simplePos="0" relativeHeight="251658240" behindDoc="0" locked="0" layoutInCell="1" allowOverlap="1" wp14:anchorId="3807589C" wp14:editId="06C210A6">
                  <wp:simplePos x="0" y="0"/>
                  <wp:positionH relativeFrom="column">
                    <wp:posOffset>2604439</wp:posOffset>
                  </wp:positionH>
                  <wp:positionV relativeFrom="paragraph">
                    <wp:posOffset>35560</wp:posOffset>
                  </wp:positionV>
                  <wp:extent cx="0" cy="2715260"/>
                  <wp:effectExtent l="0" t="0" r="38100" b="27940"/>
                  <wp:wrapNone/>
                  <wp:docPr id="82" name="Straight Connector 82"/>
                  <wp:cNvGraphicFramePr/>
                  <a:graphic xmlns:a="http://schemas.openxmlformats.org/drawingml/2006/main">
                    <a:graphicData uri="http://schemas.microsoft.com/office/word/2010/wordprocessingShape">
                      <wps:wsp>
                        <wps:cNvCnPr/>
                        <wps:spPr>
                          <a:xfrm>
                            <a:off x="0" y="0"/>
                            <a:ext cx="0" cy="2715260"/>
                          </a:xfrm>
                          <a:prstGeom prst="line">
                            <a:avLst/>
                          </a:prstGeom>
                          <a:ln>
                            <a:solidFill>
                              <a:schemeClr val="accent2"/>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7EBBD2" id="Straight Connector 8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05pt,2.8pt" to="205.05pt,2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" strokecolor="#ed7d31 [3205]" strokeweight=".5pt">
                  <v:stroke dashstyle="dash" joinstyle="miter"/>
                </v:line>
              </w:pict>
            </mc:Fallback>
          </mc:AlternateContent>
        </w:r>
        <w:r w:rsidR="004E4D19" w:rsidDel="001B78F5">
          <w:rPr>
            <w:noProof/>
            <w:sz w:val="22"/>
            <w:lang w:val="en-GB"/>
          </w:rPr>
          <w:drawing>
            <wp:inline distT="0" distB="0" distL="0" distR="0" wp14:anchorId="017D6CD5" wp14:editId="1252ADD0">
              <wp:extent cx="5247564" cy="3790939"/>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86803" cy="3819286"/>
                      </a:xfrm>
                      <a:prstGeom prst="rect">
                        <a:avLst/>
                      </a:prstGeom>
                      <a:noFill/>
                    </pic:spPr>
                  </pic:pic>
                </a:graphicData>
              </a:graphic>
            </wp:inline>
          </w:drawing>
        </w:r>
      </w:del>
    </w:p>
    <w:p w14:paraId="6FCFC994" w14:textId="3F5ED2DE" w:rsidR="00D74F40" w:rsidRPr="005B38A1" w:rsidDel="001B78F5" w:rsidRDefault="005B38A1" w:rsidP="00F16EE7">
      <w:pPr>
        <w:rPr>
          <w:del w:id="292" w:author="Rachel Chi Kiu Mok" w:date="2022-12-09T14:59:00Z"/>
          <w:sz w:val="18"/>
          <w:szCs w:val="18"/>
          <w:lang w:val="en-GB"/>
        </w:rPr>
      </w:pPr>
      <w:del w:id="293" w:author="Rachel Chi Kiu Mok" w:date="2022-12-09T14:59:00Z">
        <w:r w:rsidRPr="005B38A1" w:rsidDel="001B78F5">
          <w:rPr>
            <w:i/>
            <w:iCs/>
            <w:sz w:val="18"/>
            <w:szCs w:val="18"/>
            <w:lang w:val="en-GB"/>
          </w:rPr>
          <w:delText>Data source</w:delText>
        </w:r>
        <w:r w:rsidRPr="005B38A1" w:rsidDel="001B78F5">
          <w:rPr>
            <w:sz w:val="18"/>
            <w:szCs w:val="18"/>
            <w:lang w:val="en-GB"/>
          </w:rPr>
          <w:delText>: IEA</w:delText>
        </w:r>
        <w:commentRangeEnd w:id="288"/>
        <w:r w:rsidR="0076734F" w:rsidDel="001B78F5">
          <w:rPr>
            <w:rStyle w:val="CommentReference"/>
          </w:rPr>
          <w:commentReference w:id="288"/>
        </w:r>
      </w:del>
    </w:p>
    <w:p w14:paraId="54C18D6A" w14:textId="77777777" w:rsidR="00D74F40" w:rsidRDefault="00D74F40" w:rsidP="00992AEA">
      <w:pPr>
        <w:rPr>
          <w:sz w:val="22"/>
          <w:lang w:val="en-GB"/>
        </w:rPr>
      </w:pPr>
    </w:p>
    <w:p w14:paraId="334144C5" w14:textId="1E575477" w:rsidR="00F16EE7" w:rsidRPr="005B38A1" w:rsidRDefault="00F16EE7" w:rsidP="00F16EE7">
      <w:pPr>
        <w:pStyle w:val="ListParagraph"/>
        <w:numPr>
          <w:ilvl w:val="0"/>
          <w:numId w:val="25"/>
        </w:numPr>
        <w:spacing w:after="120"/>
        <w:ind w:left="907" w:hanging="907"/>
        <w:jc w:val="left"/>
        <w:rPr>
          <w:b/>
          <w:bCs/>
          <w:sz w:val="22"/>
          <w:lang w:val="en-GB"/>
        </w:rPr>
      </w:pPr>
      <w:r>
        <w:rPr>
          <w:b/>
          <w:bCs/>
          <w:sz w:val="22"/>
          <w:lang w:val="en-GB"/>
        </w:rPr>
        <w:t>Number of Registered CCER Projects and Anticipated Annual Emission Reductions (MtCO</w:t>
      </w:r>
      <w:r w:rsidRPr="00F16EE7">
        <w:rPr>
          <w:b/>
          <w:bCs/>
          <w:sz w:val="22"/>
          <w:vertAlign w:val="subscript"/>
          <w:lang w:val="en-GB"/>
        </w:rPr>
        <w:t>2</w:t>
      </w:r>
      <w:r>
        <w:rPr>
          <w:b/>
          <w:bCs/>
          <w:sz w:val="22"/>
          <w:lang w:val="en-GB"/>
        </w:rPr>
        <w:t>e)</w:t>
      </w:r>
    </w:p>
    <w:p w14:paraId="4CDB8F51" w14:textId="17501A92" w:rsidR="00F16EE7" w:rsidRDefault="00F16EE7" w:rsidP="00F16EE7">
      <w:pPr>
        <w:jc w:val="center"/>
        <w:rPr>
          <w:lang w:val="en-GB"/>
        </w:rPr>
      </w:pPr>
      <w:r>
        <w:rPr>
          <w:noProof/>
          <w:lang w:val="en-GB"/>
        </w:rPr>
        <w:lastRenderedPageBreak/>
        <w:drawing>
          <wp:inline distT="0" distB="0" distL="0" distR="0" wp14:anchorId="232B0AED" wp14:editId="65EBC358">
            <wp:extent cx="4660900" cy="2419559"/>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t="7402"/>
                    <a:stretch/>
                  </pic:blipFill>
                  <pic:spPr bwMode="auto">
                    <a:xfrm>
                      <a:off x="0" y="0"/>
                      <a:ext cx="4700968" cy="2440359"/>
                    </a:xfrm>
                    <a:prstGeom prst="rect">
                      <a:avLst/>
                    </a:prstGeom>
                    <a:noFill/>
                    <a:ln>
                      <a:noFill/>
                    </a:ln>
                    <a:extLst>
                      <a:ext uri="{53640926-AAD7-44D8-BBD7-CCE9431645EC}">
                        <a14:shadowObscured xmlns:a14="http://schemas.microsoft.com/office/drawing/2010/main"/>
                      </a:ext>
                    </a:extLst>
                  </pic:spPr>
                </pic:pic>
              </a:graphicData>
            </a:graphic>
          </wp:inline>
        </w:drawing>
      </w:r>
    </w:p>
    <w:p w14:paraId="7718157F" w14:textId="1FE57B68" w:rsidR="00F16EE7" w:rsidRPr="00F16EE7" w:rsidRDefault="00F16EE7" w:rsidP="00F16EE7">
      <w:pPr>
        <w:rPr>
          <w:sz w:val="18"/>
          <w:szCs w:val="18"/>
          <w:lang w:val="en-GB"/>
        </w:rPr>
      </w:pPr>
      <w:r w:rsidRPr="00F16EE7">
        <w:rPr>
          <w:i/>
          <w:iCs/>
          <w:sz w:val="18"/>
          <w:szCs w:val="18"/>
          <w:lang w:val="en-GB"/>
        </w:rPr>
        <w:t>Data source</w:t>
      </w:r>
      <w:r w:rsidRPr="00F16EE7">
        <w:rPr>
          <w:sz w:val="18"/>
          <w:szCs w:val="18"/>
          <w:lang w:val="en-GB"/>
        </w:rPr>
        <w:t xml:space="preserve">: EDF, </w:t>
      </w:r>
      <w:proofErr w:type="spellStart"/>
      <w:r w:rsidRPr="00F16EE7">
        <w:rPr>
          <w:sz w:val="18"/>
          <w:szCs w:val="18"/>
          <w:lang w:val="en-GB"/>
        </w:rPr>
        <w:t>SinoCarbon</w:t>
      </w:r>
      <w:proofErr w:type="spellEnd"/>
    </w:p>
    <w:p w14:paraId="7F567D46" w14:textId="77777777" w:rsidR="001B78F5" w:rsidRDefault="001B78F5" w:rsidP="00F16EE7">
      <w:pPr>
        <w:pStyle w:val="Heading2"/>
        <w:rPr>
          <w:ins w:id="294" w:author="Rachel Chi Kiu Mok" w:date="2022-12-09T14:59:00Z"/>
          <w:b/>
          <w:bCs/>
          <w:sz w:val="22"/>
          <w:szCs w:val="22"/>
        </w:rPr>
      </w:pPr>
      <w:bookmarkStart w:id="295" w:name="_Toc120644351"/>
    </w:p>
    <w:p w14:paraId="050AC7B6" w14:textId="2DD92B15" w:rsidR="00F16EE7" w:rsidRPr="001B78F5" w:rsidRDefault="00F16EE7" w:rsidP="00F16EE7">
      <w:pPr>
        <w:pStyle w:val="Heading2"/>
        <w:rPr>
          <w:b/>
          <w:bCs/>
          <w:i/>
          <w:iCs/>
          <w:sz w:val="22"/>
          <w:szCs w:val="22"/>
          <w:rPrChange w:id="296" w:author="Rachel Chi Kiu Mok" w:date="2022-12-09T14:59:00Z">
            <w:rPr>
              <w:b/>
              <w:bCs/>
              <w:sz w:val="22"/>
              <w:szCs w:val="22"/>
            </w:rPr>
          </w:rPrChange>
        </w:rPr>
      </w:pPr>
      <w:r w:rsidRPr="001B78F5">
        <w:rPr>
          <w:b/>
          <w:bCs/>
          <w:i/>
          <w:iCs/>
          <w:sz w:val="22"/>
          <w:szCs w:val="22"/>
          <w:rPrChange w:id="297" w:author="Rachel Chi Kiu Mok" w:date="2022-12-09T14:59:00Z">
            <w:rPr>
              <w:b/>
              <w:bCs/>
              <w:sz w:val="22"/>
              <w:szCs w:val="22"/>
            </w:rPr>
          </w:rPrChange>
        </w:rPr>
        <w:t>China’s engagement in global voluntary carbon markets</w:t>
      </w:r>
      <w:bookmarkEnd w:id="295"/>
    </w:p>
    <w:p w14:paraId="1162595C" w14:textId="3BEA569A" w:rsidR="00F16EE7" w:rsidRDefault="00234C72" w:rsidP="00F16EE7">
      <w:pPr>
        <w:rPr>
          <w:ins w:id="298" w:author="Rachel Chi Kiu Mok" w:date="2022-12-09T15:01:00Z"/>
        </w:rPr>
      </w:pPr>
      <w:r>
        <w:t>As of today, there are 285 registered projects under Gold Standard with a total issuance of 32 MtCO</w:t>
      </w:r>
      <w:r w:rsidRPr="00234C72">
        <w:rPr>
          <w:vertAlign w:val="subscript"/>
        </w:rPr>
        <w:t>2</w:t>
      </w:r>
      <w:r>
        <w:t>e, and 444 registered projects under Verified Carbon Standard (VCS) with a total issuance of over 83 MtCO</w:t>
      </w:r>
      <w:r w:rsidRPr="00234C72">
        <w:rPr>
          <w:vertAlign w:val="subscript"/>
        </w:rPr>
        <w:t>2</w:t>
      </w:r>
      <w:r>
        <w:t>e. (Figure 8)</w:t>
      </w:r>
    </w:p>
    <w:p w14:paraId="2809166E" w14:textId="77777777" w:rsidR="00995C39" w:rsidRDefault="00995C39" w:rsidP="00F16EE7"/>
    <w:p w14:paraId="655643AA" w14:textId="1F543525" w:rsidR="0066699A" w:rsidRDefault="00995C39" w:rsidP="00F16EE7">
      <w:ins w:id="299" w:author="Rachel Chi Kiu Mok" w:date="2022-12-09T15:01:00Z">
        <w:r w:rsidRPr="00995C39">
          <w:rPr>
            <w:highlight w:val="yellow"/>
            <w:rPrChange w:id="300" w:author="Rachel Chi Kiu Mok" w:date="2022-12-09T15:02:00Z">
              <w:rPr/>
            </w:rPrChange>
          </w:rPr>
          <w:t>[Add further details on VCM projects – e.g., what is the price? What are the main project categories?]</w:t>
        </w:r>
      </w:ins>
    </w:p>
    <w:p w14:paraId="61780B20" w14:textId="6DA7498F" w:rsidR="00234C72" w:rsidRPr="00234C72" w:rsidRDefault="00234C72" w:rsidP="00234C72">
      <w:pPr>
        <w:pStyle w:val="ListParagraph"/>
        <w:numPr>
          <w:ilvl w:val="0"/>
          <w:numId w:val="25"/>
        </w:numPr>
        <w:spacing w:after="120"/>
        <w:ind w:left="907" w:hanging="907"/>
        <w:jc w:val="left"/>
        <w:rPr>
          <w:b/>
          <w:bCs/>
          <w:sz w:val="22"/>
          <w:lang w:val="en-GB"/>
        </w:rPr>
      </w:pPr>
      <w:commentRangeStart w:id="301"/>
      <w:r>
        <w:rPr>
          <w:b/>
          <w:bCs/>
          <w:sz w:val="22"/>
          <w:lang w:val="en-GB"/>
        </w:rPr>
        <w:t xml:space="preserve">Number of Registered Chinese Projects </w:t>
      </w:r>
      <w:r w:rsidRPr="00234C72">
        <w:rPr>
          <w:b/>
          <w:bCs/>
          <w:sz w:val="22"/>
          <w:lang w:val="en-GB"/>
        </w:rPr>
        <w:t>(inner circle) and Annual Emission Reductions (MtCO</w:t>
      </w:r>
      <w:r w:rsidRPr="00234C72">
        <w:rPr>
          <w:b/>
          <w:bCs/>
          <w:sz w:val="22"/>
          <w:vertAlign w:val="subscript"/>
          <w:lang w:val="en-GB"/>
        </w:rPr>
        <w:t>2</w:t>
      </w:r>
      <w:r w:rsidRPr="00234C72">
        <w:rPr>
          <w:b/>
          <w:bCs/>
          <w:sz w:val="22"/>
          <w:lang w:val="en-GB"/>
        </w:rPr>
        <w:t>e) at GS and VCS</w:t>
      </w:r>
      <w:commentRangeEnd w:id="301"/>
      <w:r w:rsidR="00B56E52">
        <w:rPr>
          <w:rStyle w:val="CommentReference"/>
        </w:rPr>
        <w:commentReference w:id="301"/>
      </w:r>
    </w:p>
    <w:p w14:paraId="04617D17" w14:textId="40296A19" w:rsidR="0066699A" w:rsidRDefault="0066699A" w:rsidP="00234C72">
      <w:pPr>
        <w:jc w:val="center"/>
      </w:pPr>
      <w:r>
        <w:rPr>
          <w:noProof/>
        </w:rPr>
        <w:drawing>
          <wp:inline distT="0" distB="0" distL="0" distR="0" wp14:anchorId="5EE709F3" wp14:editId="3A30E13B">
            <wp:extent cx="2626157" cy="2800798"/>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a:extLst>
                        <a:ext uri="{28A0092B-C50C-407E-A947-70E740481C1C}">
                          <a14:useLocalDpi xmlns:a14="http://schemas.microsoft.com/office/drawing/2010/main" val="0"/>
                        </a:ext>
                      </a:extLst>
                    </a:blip>
                    <a:srcRect l="22403" r="20292"/>
                    <a:stretch/>
                  </pic:blipFill>
                  <pic:spPr bwMode="auto">
                    <a:xfrm>
                      <a:off x="0" y="0"/>
                      <a:ext cx="2633460" cy="2808587"/>
                    </a:xfrm>
                    <a:prstGeom prst="rect">
                      <a:avLst/>
                    </a:prstGeom>
                    <a:noFill/>
                    <a:ln>
                      <a:noFill/>
                    </a:ln>
                    <a:extLst>
                      <a:ext uri="{53640926-AAD7-44D8-BBD7-CCE9431645EC}">
                        <a14:shadowObscured xmlns:a14="http://schemas.microsoft.com/office/drawing/2010/main"/>
                      </a:ext>
                    </a:extLst>
                  </pic:spPr>
                </pic:pic>
              </a:graphicData>
            </a:graphic>
          </wp:inline>
        </w:drawing>
      </w:r>
    </w:p>
    <w:p w14:paraId="0FD81275" w14:textId="2A7DD0CC" w:rsidR="00234C72" w:rsidRDefault="00234C72" w:rsidP="00234C72">
      <w:pPr>
        <w:rPr>
          <w:sz w:val="18"/>
          <w:szCs w:val="18"/>
        </w:rPr>
      </w:pPr>
      <w:r w:rsidRPr="00234C72">
        <w:rPr>
          <w:i/>
          <w:iCs/>
          <w:sz w:val="18"/>
          <w:szCs w:val="18"/>
        </w:rPr>
        <w:t>Data source</w:t>
      </w:r>
      <w:r w:rsidRPr="00234C72">
        <w:rPr>
          <w:sz w:val="18"/>
          <w:szCs w:val="18"/>
        </w:rPr>
        <w:t>: GSF Registry, Verra Registry</w:t>
      </w:r>
    </w:p>
    <w:p w14:paraId="37BFE94B" w14:textId="77777777" w:rsidR="00234C72" w:rsidRPr="00234C72" w:rsidRDefault="00234C72" w:rsidP="00F16EE7">
      <w:pPr>
        <w:rPr>
          <w:sz w:val="18"/>
          <w:szCs w:val="18"/>
        </w:rPr>
      </w:pPr>
    </w:p>
    <w:p w14:paraId="78CECBDF" w14:textId="1A16F356" w:rsidR="001D58EC" w:rsidRDefault="005166E8" w:rsidP="001D58EC">
      <w:pPr>
        <w:pStyle w:val="Heading2"/>
        <w:rPr>
          <w:ins w:id="302" w:author="Rachel Chi Kiu Mok" w:date="2022-12-09T15:00:00Z"/>
          <w:b/>
          <w:bCs/>
          <w:sz w:val="22"/>
          <w:szCs w:val="22"/>
        </w:rPr>
      </w:pPr>
      <w:bookmarkStart w:id="303" w:name="_Toc120644352"/>
      <w:commentRangeStart w:id="304"/>
      <w:r>
        <w:rPr>
          <w:b/>
          <w:bCs/>
          <w:sz w:val="22"/>
          <w:szCs w:val="22"/>
        </w:rPr>
        <w:t>C</w:t>
      </w:r>
      <w:r w:rsidR="00096F99">
        <w:rPr>
          <w:b/>
          <w:bCs/>
          <w:sz w:val="22"/>
          <w:szCs w:val="22"/>
        </w:rPr>
        <w:t>arbon r</w:t>
      </w:r>
      <w:r w:rsidR="001D58EC">
        <w:rPr>
          <w:b/>
          <w:bCs/>
          <w:sz w:val="22"/>
          <w:szCs w:val="22"/>
        </w:rPr>
        <w:t xml:space="preserve">emovals </w:t>
      </w:r>
      <w:r>
        <w:rPr>
          <w:b/>
          <w:bCs/>
          <w:sz w:val="22"/>
          <w:szCs w:val="22"/>
        </w:rPr>
        <w:t xml:space="preserve">are </w:t>
      </w:r>
      <w:r w:rsidR="00A96FA1">
        <w:rPr>
          <w:b/>
          <w:bCs/>
          <w:sz w:val="22"/>
          <w:szCs w:val="22"/>
        </w:rPr>
        <w:t>necessary</w:t>
      </w:r>
      <w:r>
        <w:rPr>
          <w:b/>
          <w:bCs/>
          <w:sz w:val="22"/>
          <w:szCs w:val="22"/>
        </w:rPr>
        <w:t xml:space="preserve"> to achieve net zero</w:t>
      </w:r>
      <w:bookmarkEnd w:id="303"/>
      <w:commentRangeEnd w:id="304"/>
      <w:r w:rsidR="003A1B40">
        <w:rPr>
          <w:rStyle w:val="CommentReference"/>
          <w:rFonts w:asciiTheme="minorHAnsi" w:eastAsiaTheme="minorEastAsia" w:hAnsiTheme="minorHAnsi" w:cstheme="minorBidi"/>
          <w:color w:val="auto"/>
        </w:rPr>
        <w:commentReference w:id="304"/>
      </w:r>
    </w:p>
    <w:p w14:paraId="7D81EDDD" w14:textId="7A7B3CAD" w:rsidR="00EE71B9" w:rsidRDefault="00EE71B9" w:rsidP="00EE71B9">
      <w:pPr>
        <w:rPr>
          <w:ins w:id="305" w:author="Rachel Chi Kiu Mok" w:date="2022-12-09T15:00:00Z"/>
        </w:rPr>
      </w:pPr>
    </w:p>
    <w:p w14:paraId="278C0F33" w14:textId="77777777" w:rsidR="00EE71B9" w:rsidRPr="00EE71B9" w:rsidRDefault="00EE71B9" w:rsidP="00EE71B9">
      <w:pPr>
        <w:rPr>
          <w:ins w:id="306" w:author="Rachel Chi Kiu Mok" w:date="2022-12-09T15:00:00Z"/>
          <w:highlight w:val="yellow"/>
          <w:rPrChange w:id="307" w:author="Rachel Chi Kiu Mok" w:date="2022-12-09T15:00:00Z">
            <w:rPr>
              <w:ins w:id="308" w:author="Rachel Chi Kiu Mok" w:date="2022-12-09T15:00:00Z"/>
            </w:rPr>
          </w:rPrChange>
        </w:rPr>
      </w:pPr>
      <w:ins w:id="309" w:author="Rachel Chi Kiu Mok" w:date="2022-12-09T15:00:00Z">
        <w:r w:rsidRPr="00176DB4">
          <w:rPr>
            <w:highlight w:val="yellow"/>
          </w:rPr>
          <w:t>[Add intro paras on theoretically how can carbon credits can support carbon neutrality, i.e., buy providing an additional source of revenue and a “carrot”.  The IETA study could be useful in this context. Can also include language from the C</w:t>
        </w:r>
        <w:r w:rsidRPr="00995C39">
          <w:rPr>
            <w:highlight w:val="yellow"/>
          </w:rPr>
          <w:t>PLC paper]</w:t>
        </w:r>
        <w:r w:rsidRPr="00EE71B9">
          <w:rPr>
            <w:highlight w:val="yellow"/>
            <w:rPrChange w:id="310" w:author="Rachel Chi Kiu Mok" w:date="2022-12-09T15:00:00Z">
              <w:rPr/>
            </w:rPrChange>
          </w:rPr>
          <w:t xml:space="preserve"> </w:t>
        </w:r>
      </w:ins>
    </w:p>
    <w:p w14:paraId="432FD352" w14:textId="77777777" w:rsidR="00EE71B9" w:rsidRPr="00EE71B9" w:rsidRDefault="00EE71B9" w:rsidP="00EE71B9">
      <w:pPr>
        <w:rPr>
          <w:ins w:id="311" w:author="Rachel Chi Kiu Mok" w:date="2022-12-09T15:00:00Z"/>
          <w:highlight w:val="yellow"/>
          <w:rPrChange w:id="312" w:author="Rachel Chi Kiu Mok" w:date="2022-12-09T15:00:00Z">
            <w:rPr>
              <w:ins w:id="313" w:author="Rachel Chi Kiu Mok" w:date="2022-12-09T15:00:00Z"/>
            </w:rPr>
          </w:rPrChange>
        </w:rPr>
      </w:pPr>
    </w:p>
    <w:p w14:paraId="5DEE6FDA" w14:textId="77777777" w:rsidR="00995C39" w:rsidRDefault="00995C39" w:rsidP="00EE71B9">
      <w:pPr>
        <w:rPr>
          <w:ins w:id="314" w:author="Rachel Chi Kiu Mok" w:date="2022-12-09T15:01:00Z"/>
          <w:rFonts w:cstheme="minorHAnsi"/>
          <w:sz w:val="22"/>
          <w:highlight w:val="yellow"/>
        </w:rPr>
      </w:pPr>
    </w:p>
    <w:p w14:paraId="1CCAC8AF" w14:textId="7FAE548C" w:rsidR="00EE71B9" w:rsidRPr="00487648" w:rsidRDefault="00EE71B9" w:rsidP="00EE71B9">
      <w:pPr>
        <w:rPr>
          <w:ins w:id="315" w:author="Rachel Chi Kiu Mok" w:date="2022-12-09T15:00:00Z"/>
          <w:rFonts w:cstheme="minorHAnsi"/>
          <w:sz w:val="22"/>
        </w:rPr>
      </w:pPr>
      <w:ins w:id="316" w:author="Rachel Chi Kiu Mok" w:date="2022-12-09T15:00:00Z">
        <w:r w:rsidRPr="00EE71B9">
          <w:rPr>
            <w:rFonts w:cstheme="minorHAnsi"/>
            <w:sz w:val="22"/>
            <w:highlight w:val="yellow"/>
            <w:rPrChange w:id="317" w:author="Rachel Chi Kiu Mok" w:date="2022-12-09T15:00:00Z">
              <w:rPr>
                <w:rFonts w:cstheme="minorHAnsi"/>
                <w:sz w:val="22"/>
              </w:rPr>
            </w:rPrChange>
          </w:rPr>
          <w:lastRenderedPageBreak/>
          <w:t>A recent study</w:t>
        </w:r>
        <w:r w:rsidRPr="00EE71B9">
          <w:rPr>
            <w:rStyle w:val="FootnoteReference"/>
            <w:rFonts w:cstheme="minorHAnsi"/>
            <w:sz w:val="22"/>
            <w:highlight w:val="yellow"/>
            <w:rPrChange w:id="318" w:author="Rachel Chi Kiu Mok" w:date="2022-12-09T15:00:00Z">
              <w:rPr>
                <w:rStyle w:val="FootnoteReference"/>
                <w:rFonts w:cstheme="minorHAnsi"/>
                <w:sz w:val="22"/>
              </w:rPr>
            </w:rPrChange>
          </w:rPr>
          <w:footnoteReference w:id="18"/>
        </w:r>
        <w:r w:rsidRPr="00EE71B9">
          <w:rPr>
            <w:rFonts w:cstheme="minorHAnsi"/>
            <w:sz w:val="22"/>
            <w:highlight w:val="yellow"/>
            <w:rPrChange w:id="321" w:author="Rachel Chi Kiu Mok" w:date="2022-12-09T15:00:00Z">
              <w:rPr>
                <w:rFonts w:cstheme="minorHAnsi"/>
                <w:sz w:val="22"/>
              </w:rPr>
            </w:rPrChange>
          </w:rPr>
          <w:t xml:space="preserve"> suggests that post-2020 carbon markets have the potential to reduce the total cost of implementing countries’ climate pledges, known as nationally determined contributions (NDCs), by more than half (~$250 billion/year in 2030). While the challenges of realizing the full cost-savings potential and enhanced climate ambition should not be underestimated, these market mechanisms could play an important role in reaching net-zero goals. Additional research is required to ensure that carbon markets are designed to effectively contribute to countries’ long-term climate goals to achieve net zero emissions by 2050.</w:t>
        </w:r>
      </w:ins>
    </w:p>
    <w:p w14:paraId="64D3AC76" w14:textId="77777777" w:rsidR="00EE71B9" w:rsidRPr="00EE71B9" w:rsidRDefault="00EE71B9">
      <w:pPr>
        <w:rPr>
          <w:rPrChange w:id="322" w:author="Rachel Chi Kiu Mok" w:date="2022-12-09T15:00:00Z">
            <w:rPr>
              <w:b/>
              <w:bCs/>
              <w:sz w:val="22"/>
              <w:szCs w:val="22"/>
            </w:rPr>
          </w:rPrChange>
        </w:rPr>
        <w:pPrChange w:id="323" w:author="Rachel Chi Kiu Mok" w:date="2022-12-09T15:00:00Z">
          <w:pPr>
            <w:pStyle w:val="Heading2"/>
          </w:pPr>
        </w:pPrChange>
      </w:pPr>
    </w:p>
    <w:p w14:paraId="42D79930" w14:textId="4DDDFFF3" w:rsidR="00322493" w:rsidRDefault="00322493" w:rsidP="005A15D7">
      <w:pPr>
        <w:rPr>
          <w:sz w:val="22"/>
        </w:rPr>
      </w:pPr>
      <w:r>
        <w:rPr>
          <w:sz w:val="22"/>
        </w:rPr>
        <w:t xml:space="preserve">In the </w:t>
      </w:r>
      <w:r w:rsidRPr="00322493">
        <w:rPr>
          <w:sz w:val="22"/>
        </w:rPr>
        <w:t>2</w:t>
      </w:r>
      <w:r w:rsidRPr="00322493">
        <w:rPr>
          <w:sz w:val="22"/>
          <w:vertAlign w:val="superscript"/>
        </w:rPr>
        <w:t>o</w:t>
      </w:r>
      <w:r w:rsidRPr="00322493">
        <w:rPr>
          <w:sz w:val="22"/>
        </w:rPr>
        <w:t>C and 1.</w:t>
      </w:r>
      <w:r>
        <w:rPr>
          <w:sz w:val="22"/>
        </w:rPr>
        <w:t>5</w:t>
      </w:r>
      <w:r w:rsidRPr="00322493">
        <w:rPr>
          <w:sz w:val="22"/>
          <w:vertAlign w:val="superscript"/>
        </w:rPr>
        <w:t>o</w:t>
      </w:r>
      <w:r w:rsidRPr="00322493">
        <w:rPr>
          <w:sz w:val="22"/>
        </w:rPr>
        <w:t xml:space="preserve">C target </w:t>
      </w:r>
      <w:r>
        <w:rPr>
          <w:sz w:val="22"/>
        </w:rPr>
        <w:t xml:space="preserve">transition pathway </w:t>
      </w:r>
      <w:r w:rsidRPr="00322493">
        <w:rPr>
          <w:sz w:val="22"/>
        </w:rPr>
        <w:t>scenarios</w:t>
      </w:r>
      <w:r>
        <w:rPr>
          <w:sz w:val="22"/>
        </w:rPr>
        <w:t xml:space="preserve"> </w:t>
      </w:r>
      <w:r>
        <w:rPr>
          <w:sz w:val="22"/>
          <w:lang w:val="en-GB"/>
        </w:rPr>
        <w:t xml:space="preserve">developed by </w:t>
      </w:r>
      <w:proofErr w:type="gramStart"/>
      <w:r>
        <w:rPr>
          <w:sz w:val="22"/>
          <w:lang w:val="en-GB"/>
        </w:rPr>
        <w:t>He</w:t>
      </w:r>
      <w:proofErr w:type="gramEnd"/>
      <w:r>
        <w:rPr>
          <w:sz w:val="22"/>
          <w:lang w:val="en-GB"/>
        </w:rPr>
        <w:t>, et al (2022) (Figure 2), the annual carbon removals from carbon sink (agriculture, forestry and land use) should reach 700-780 MtCO</w:t>
      </w:r>
      <w:r w:rsidRPr="00322493">
        <w:rPr>
          <w:sz w:val="22"/>
          <w:vertAlign w:val="subscript"/>
          <w:lang w:val="en-GB"/>
        </w:rPr>
        <w:t>2</w:t>
      </w:r>
      <w:r w:rsidR="00747821">
        <w:rPr>
          <w:sz w:val="22"/>
          <w:lang w:val="en-GB"/>
        </w:rPr>
        <w:t xml:space="preserve">e </w:t>
      </w:r>
      <w:r>
        <w:rPr>
          <w:sz w:val="22"/>
          <w:lang w:val="en-GB"/>
        </w:rPr>
        <w:t>and removals through CCS and BECCS should reach 510-880 MtCO</w:t>
      </w:r>
      <w:r w:rsidRPr="00322493">
        <w:rPr>
          <w:sz w:val="22"/>
          <w:vertAlign w:val="subscript"/>
          <w:lang w:val="en-GB"/>
        </w:rPr>
        <w:t>2</w:t>
      </w:r>
      <w:r w:rsidR="00747821">
        <w:rPr>
          <w:sz w:val="22"/>
          <w:lang w:val="en-GB"/>
        </w:rPr>
        <w:t xml:space="preserve">e </w:t>
      </w:r>
      <w:r>
        <w:rPr>
          <w:sz w:val="22"/>
          <w:lang w:val="en-GB"/>
        </w:rPr>
        <w:t>per year by 2050 in order to achieve China’s 30-60 goals and the Paris Agreement targets.</w:t>
      </w:r>
      <w:r w:rsidR="00AA11D1">
        <w:rPr>
          <w:rFonts w:hint="eastAsia"/>
          <w:sz w:val="22"/>
          <w:lang w:val="en-GB"/>
        </w:rPr>
        <w:t xml:space="preserve"> </w:t>
      </w:r>
      <w:r w:rsidR="00AA11D1">
        <w:rPr>
          <w:sz w:val="22"/>
          <w:lang w:val="en-GB"/>
        </w:rPr>
        <w:t>For comparison, the anticipated annual CO</w:t>
      </w:r>
      <w:r w:rsidR="00AA11D1" w:rsidRPr="00AA11D1">
        <w:rPr>
          <w:sz w:val="22"/>
          <w:vertAlign w:val="subscript"/>
          <w:lang w:val="en-GB"/>
        </w:rPr>
        <w:t>2</w:t>
      </w:r>
      <w:r w:rsidR="00AA11D1">
        <w:rPr>
          <w:sz w:val="22"/>
          <w:lang w:val="en-GB"/>
        </w:rPr>
        <w:t xml:space="preserve"> carbon removals from all registered CCER projects (1,047) are 2.54 </w:t>
      </w:r>
      <w:r w:rsidR="008001FE" w:rsidRPr="008001FE">
        <w:rPr>
          <w:sz w:val="22"/>
        </w:rPr>
        <w:t>MtCO</w:t>
      </w:r>
      <w:r w:rsidR="008001FE" w:rsidRPr="008001FE">
        <w:rPr>
          <w:sz w:val="22"/>
          <w:vertAlign w:val="subscript"/>
        </w:rPr>
        <w:t>2</w:t>
      </w:r>
      <w:r w:rsidR="008001FE" w:rsidRPr="008001FE">
        <w:rPr>
          <w:sz w:val="22"/>
        </w:rPr>
        <w:t>e for nature-based and currently 0 registered for technological-based removal credits.</w:t>
      </w:r>
      <w:r w:rsidR="008001FE">
        <w:rPr>
          <w:sz w:val="22"/>
        </w:rPr>
        <w:t xml:space="preserve"> (Table 1)</w:t>
      </w:r>
    </w:p>
    <w:p w14:paraId="58B0E70A" w14:textId="77777777" w:rsidR="00A22BD7" w:rsidRPr="008001FE" w:rsidRDefault="00A22BD7" w:rsidP="005A15D7">
      <w:pPr>
        <w:rPr>
          <w:sz w:val="22"/>
        </w:rPr>
      </w:pPr>
    </w:p>
    <w:p w14:paraId="746555E9" w14:textId="5671C3A7" w:rsidR="005E473B" w:rsidRPr="00560212" w:rsidRDefault="00560212" w:rsidP="00560212">
      <w:pPr>
        <w:pStyle w:val="ListParagraph"/>
        <w:numPr>
          <w:ilvl w:val="0"/>
          <w:numId w:val="26"/>
        </w:numPr>
        <w:spacing w:after="120"/>
        <w:ind w:left="806" w:hanging="806"/>
        <w:jc w:val="left"/>
        <w:rPr>
          <w:b/>
          <w:bCs/>
          <w:sz w:val="22"/>
        </w:rPr>
      </w:pPr>
      <w:r w:rsidRPr="00560212">
        <w:rPr>
          <w:b/>
          <w:bCs/>
          <w:sz w:val="22"/>
        </w:rPr>
        <w:t>Carbon Removals Needed in 2050</w:t>
      </w:r>
      <w:r>
        <w:rPr>
          <w:b/>
          <w:bCs/>
          <w:sz w:val="22"/>
        </w:rPr>
        <w:t xml:space="preserve"> (MtCO</w:t>
      </w:r>
      <w:r w:rsidRPr="00560212">
        <w:rPr>
          <w:b/>
          <w:bCs/>
          <w:sz w:val="22"/>
          <w:vertAlign w:val="subscript"/>
        </w:rPr>
        <w:t>2</w:t>
      </w:r>
      <w:r>
        <w:rPr>
          <w:b/>
          <w:bCs/>
          <w:sz w:val="22"/>
        </w:rPr>
        <w:t>e)</w:t>
      </w:r>
    </w:p>
    <w:tbl>
      <w:tblPr>
        <w:tblStyle w:val="TableGrid"/>
        <w:tblW w:w="9355" w:type="dxa"/>
        <w:tblLook w:val="04A0" w:firstRow="1" w:lastRow="0" w:firstColumn="1" w:lastColumn="0" w:noHBand="0" w:noVBand="1"/>
      </w:tblPr>
      <w:tblGrid>
        <w:gridCol w:w="2065"/>
        <w:gridCol w:w="3240"/>
        <w:gridCol w:w="1980"/>
        <w:gridCol w:w="2070"/>
      </w:tblGrid>
      <w:tr w:rsidR="00560212" w14:paraId="5FD56361" w14:textId="2FF07265" w:rsidTr="00D73D7C">
        <w:tc>
          <w:tcPr>
            <w:tcW w:w="2065" w:type="dxa"/>
            <w:shd w:val="clear" w:color="auto" w:fill="1F3864" w:themeFill="accent1" w:themeFillShade="80"/>
          </w:tcPr>
          <w:p w14:paraId="58549450" w14:textId="77777777" w:rsidR="00560212" w:rsidRDefault="00560212" w:rsidP="00560212">
            <w:pPr>
              <w:jc w:val="center"/>
              <w:rPr>
                <w:sz w:val="22"/>
              </w:rPr>
            </w:pPr>
          </w:p>
        </w:tc>
        <w:tc>
          <w:tcPr>
            <w:tcW w:w="3240" w:type="dxa"/>
            <w:shd w:val="clear" w:color="auto" w:fill="1F3864" w:themeFill="accent1" w:themeFillShade="80"/>
            <w:vAlign w:val="center"/>
          </w:tcPr>
          <w:p w14:paraId="3FCAB37A" w14:textId="21A5425C" w:rsidR="00560212" w:rsidRDefault="00560212" w:rsidP="00D73D7C">
            <w:pPr>
              <w:jc w:val="center"/>
              <w:rPr>
                <w:sz w:val="22"/>
              </w:rPr>
            </w:pPr>
            <w:r>
              <w:rPr>
                <w:sz w:val="22"/>
              </w:rPr>
              <w:t>2021 (anticipated from registered CCER</w:t>
            </w:r>
            <w:r w:rsidR="00D73D7C">
              <w:rPr>
                <w:sz w:val="22"/>
              </w:rPr>
              <w:t xml:space="preserve"> projects</w:t>
            </w:r>
            <w:r>
              <w:rPr>
                <w:sz w:val="22"/>
              </w:rPr>
              <w:t>)</w:t>
            </w:r>
          </w:p>
        </w:tc>
        <w:tc>
          <w:tcPr>
            <w:tcW w:w="1980" w:type="dxa"/>
            <w:shd w:val="clear" w:color="auto" w:fill="1F3864" w:themeFill="accent1" w:themeFillShade="80"/>
            <w:vAlign w:val="center"/>
          </w:tcPr>
          <w:p w14:paraId="5E54372B" w14:textId="3DA2C8C9" w:rsidR="00560212" w:rsidRDefault="00560212" w:rsidP="00D73D7C">
            <w:pPr>
              <w:jc w:val="center"/>
              <w:rPr>
                <w:sz w:val="22"/>
              </w:rPr>
            </w:pPr>
            <w:r>
              <w:rPr>
                <w:sz w:val="22"/>
              </w:rPr>
              <w:t>2050 – 2</w:t>
            </w:r>
            <w:r w:rsidRPr="00560212">
              <w:rPr>
                <w:sz w:val="22"/>
                <w:vertAlign w:val="superscript"/>
              </w:rPr>
              <w:t>o</w:t>
            </w:r>
            <w:r>
              <w:rPr>
                <w:sz w:val="22"/>
              </w:rPr>
              <w:t>C target</w:t>
            </w:r>
          </w:p>
        </w:tc>
        <w:tc>
          <w:tcPr>
            <w:tcW w:w="2070" w:type="dxa"/>
            <w:shd w:val="clear" w:color="auto" w:fill="1F3864" w:themeFill="accent1" w:themeFillShade="80"/>
            <w:vAlign w:val="center"/>
          </w:tcPr>
          <w:p w14:paraId="36615E45" w14:textId="22B544C1" w:rsidR="00560212" w:rsidRDefault="00560212" w:rsidP="00D73D7C">
            <w:pPr>
              <w:jc w:val="center"/>
              <w:rPr>
                <w:sz w:val="22"/>
              </w:rPr>
            </w:pPr>
            <w:r>
              <w:rPr>
                <w:sz w:val="22"/>
              </w:rPr>
              <w:t>2050 – 1.5</w:t>
            </w:r>
            <w:r w:rsidRPr="00560212">
              <w:rPr>
                <w:sz w:val="22"/>
                <w:vertAlign w:val="superscript"/>
              </w:rPr>
              <w:t>o</w:t>
            </w:r>
            <w:r>
              <w:rPr>
                <w:sz w:val="22"/>
              </w:rPr>
              <w:t>C target</w:t>
            </w:r>
          </w:p>
        </w:tc>
      </w:tr>
      <w:tr w:rsidR="00560212" w14:paraId="45110B77" w14:textId="506A575B" w:rsidTr="006D6DEE">
        <w:trPr>
          <w:trHeight w:val="332"/>
        </w:trPr>
        <w:tc>
          <w:tcPr>
            <w:tcW w:w="2065" w:type="dxa"/>
            <w:vAlign w:val="center"/>
          </w:tcPr>
          <w:p w14:paraId="18527C9F" w14:textId="35C08D01" w:rsidR="00560212" w:rsidRPr="00D73D7C" w:rsidRDefault="00560212" w:rsidP="006D6DEE">
            <w:pPr>
              <w:jc w:val="left"/>
              <w:rPr>
                <w:b/>
                <w:bCs/>
                <w:sz w:val="22"/>
              </w:rPr>
            </w:pPr>
            <w:r w:rsidRPr="00D73D7C">
              <w:rPr>
                <w:b/>
                <w:bCs/>
                <w:sz w:val="22"/>
              </w:rPr>
              <w:t>Nature-based</w:t>
            </w:r>
          </w:p>
        </w:tc>
        <w:tc>
          <w:tcPr>
            <w:tcW w:w="3240" w:type="dxa"/>
            <w:vAlign w:val="center"/>
          </w:tcPr>
          <w:p w14:paraId="2F83A752" w14:textId="702FA219" w:rsidR="00560212" w:rsidRDefault="00560212" w:rsidP="006D6DEE">
            <w:pPr>
              <w:jc w:val="center"/>
              <w:rPr>
                <w:sz w:val="22"/>
              </w:rPr>
            </w:pPr>
            <w:r>
              <w:rPr>
                <w:sz w:val="22"/>
              </w:rPr>
              <w:t>2.54</w:t>
            </w:r>
          </w:p>
        </w:tc>
        <w:tc>
          <w:tcPr>
            <w:tcW w:w="1980" w:type="dxa"/>
            <w:vAlign w:val="center"/>
          </w:tcPr>
          <w:p w14:paraId="68B6BA2C" w14:textId="0E982B44" w:rsidR="00560212" w:rsidRDefault="00560212" w:rsidP="006D6DEE">
            <w:pPr>
              <w:jc w:val="center"/>
              <w:rPr>
                <w:sz w:val="22"/>
              </w:rPr>
            </w:pPr>
            <w:r>
              <w:rPr>
                <w:sz w:val="22"/>
              </w:rPr>
              <w:t>700</w:t>
            </w:r>
          </w:p>
        </w:tc>
        <w:tc>
          <w:tcPr>
            <w:tcW w:w="2070" w:type="dxa"/>
            <w:vAlign w:val="center"/>
          </w:tcPr>
          <w:p w14:paraId="1AA6132E" w14:textId="00CCD37F" w:rsidR="00560212" w:rsidRDefault="00560212" w:rsidP="006D6DEE">
            <w:pPr>
              <w:jc w:val="center"/>
              <w:rPr>
                <w:sz w:val="22"/>
              </w:rPr>
            </w:pPr>
            <w:r>
              <w:rPr>
                <w:sz w:val="22"/>
              </w:rPr>
              <w:t>780</w:t>
            </w:r>
          </w:p>
        </w:tc>
      </w:tr>
      <w:tr w:rsidR="00560212" w14:paraId="2BB82299" w14:textId="703A8C5F" w:rsidTr="006D6DEE">
        <w:trPr>
          <w:trHeight w:val="332"/>
        </w:trPr>
        <w:tc>
          <w:tcPr>
            <w:tcW w:w="2065" w:type="dxa"/>
            <w:vAlign w:val="center"/>
          </w:tcPr>
          <w:p w14:paraId="39F1BA22" w14:textId="5D604AE0" w:rsidR="00560212" w:rsidRPr="00D73D7C" w:rsidRDefault="00560212" w:rsidP="006D6DEE">
            <w:pPr>
              <w:jc w:val="left"/>
              <w:rPr>
                <w:b/>
                <w:bCs/>
                <w:sz w:val="22"/>
              </w:rPr>
            </w:pPr>
            <w:proofErr w:type="gramStart"/>
            <w:r w:rsidRPr="00D73D7C">
              <w:rPr>
                <w:b/>
                <w:bCs/>
                <w:sz w:val="22"/>
              </w:rPr>
              <w:t>Technological-based</w:t>
            </w:r>
            <w:proofErr w:type="gramEnd"/>
          </w:p>
        </w:tc>
        <w:tc>
          <w:tcPr>
            <w:tcW w:w="3240" w:type="dxa"/>
            <w:vAlign w:val="center"/>
          </w:tcPr>
          <w:p w14:paraId="097E8565" w14:textId="6E6A83C7" w:rsidR="00560212" w:rsidRDefault="00560212" w:rsidP="006D6DEE">
            <w:pPr>
              <w:jc w:val="center"/>
              <w:rPr>
                <w:sz w:val="22"/>
              </w:rPr>
            </w:pPr>
            <w:r>
              <w:rPr>
                <w:sz w:val="22"/>
              </w:rPr>
              <w:t>0</w:t>
            </w:r>
          </w:p>
        </w:tc>
        <w:tc>
          <w:tcPr>
            <w:tcW w:w="1980" w:type="dxa"/>
            <w:vAlign w:val="center"/>
          </w:tcPr>
          <w:p w14:paraId="55D01B67" w14:textId="5CAC7AD1" w:rsidR="00560212" w:rsidRDefault="00560212" w:rsidP="006D6DEE">
            <w:pPr>
              <w:jc w:val="center"/>
              <w:rPr>
                <w:sz w:val="22"/>
              </w:rPr>
            </w:pPr>
            <w:r>
              <w:rPr>
                <w:sz w:val="22"/>
              </w:rPr>
              <w:t>510</w:t>
            </w:r>
          </w:p>
        </w:tc>
        <w:tc>
          <w:tcPr>
            <w:tcW w:w="2070" w:type="dxa"/>
            <w:vAlign w:val="center"/>
          </w:tcPr>
          <w:p w14:paraId="11280F5A" w14:textId="53426427" w:rsidR="00560212" w:rsidRDefault="00560212" w:rsidP="006D6DEE">
            <w:pPr>
              <w:jc w:val="center"/>
              <w:rPr>
                <w:sz w:val="22"/>
              </w:rPr>
            </w:pPr>
            <w:r>
              <w:rPr>
                <w:sz w:val="22"/>
              </w:rPr>
              <w:t>880</w:t>
            </w:r>
          </w:p>
        </w:tc>
      </w:tr>
    </w:tbl>
    <w:p w14:paraId="1E73C903" w14:textId="3ED954E0" w:rsidR="00560212" w:rsidRDefault="00D73D7C" w:rsidP="00D73D7C">
      <w:pPr>
        <w:spacing w:before="120"/>
        <w:jc w:val="left"/>
        <w:rPr>
          <w:sz w:val="18"/>
          <w:szCs w:val="18"/>
        </w:rPr>
      </w:pPr>
      <w:r w:rsidRPr="00D73D7C">
        <w:rPr>
          <w:i/>
          <w:iCs/>
          <w:sz w:val="18"/>
          <w:szCs w:val="18"/>
        </w:rPr>
        <w:t>Data source</w:t>
      </w:r>
      <w:r w:rsidRPr="00D73D7C">
        <w:rPr>
          <w:sz w:val="18"/>
          <w:szCs w:val="18"/>
        </w:rPr>
        <w:t xml:space="preserve">: EDF, </w:t>
      </w:r>
      <w:proofErr w:type="spellStart"/>
      <w:r w:rsidRPr="00D73D7C">
        <w:rPr>
          <w:sz w:val="18"/>
          <w:szCs w:val="18"/>
        </w:rPr>
        <w:t>SinoCarbon</w:t>
      </w:r>
      <w:proofErr w:type="spellEnd"/>
      <w:r w:rsidRPr="00D73D7C">
        <w:rPr>
          <w:sz w:val="18"/>
          <w:szCs w:val="18"/>
        </w:rPr>
        <w:t>, He, et al (2022)</w:t>
      </w:r>
    </w:p>
    <w:p w14:paraId="3299DF41" w14:textId="77777777" w:rsidR="00A22BD7" w:rsidRPr="00D73D7C" w:rsidRDefault="00A22BD7" w:rsidP="00D73D7C">
      <w:pPr>
        <w:spacing w:before="120"/>
        <w:jc w:val="left"/>
        <w:rPr>
          <w:sz w:val="18"/>
          <w:szCs w:val="18"/>
        </w:rPr>
      </w:pPr>
    </w:p>
    <w:p w14:paraId="05D44D1D" w14:textId="551FD953" w:rsidR="00552C85" w:rsidDel="006267E9" w:rsidRDefault="00D9736F" w:rsidP="00A22BD7">
      <w:pPr>
        <w:rPr>
          <w:moveFrom w:id="324" w:author="Rachel Chi Kiu Mok" w:date="2022-12-09T15:09:00Z"/>
          <w:sz w:val="22"/>
        </w:rPr>
      </w:pPr>
      <w:moveFromRangeStart w:id="325" w:author="Rachel Chi Kiu Mok" w:date="2022-12-09T15:09:00Z" w:name="move121491002"/>
      <w:moveFrom w:id="326" w:author="Rachel Chi Kiu Mok" w:date="2022-12-09T15:09:00Z">
        <w:r w:rsidDel="006267E9">
          <w:rPr>
            <w:sz w:val="22"/>
          </w:rPr>
          <w:t>It is notable to mention</w:t>
        </w:r>
        <w:r w:rsidR="00552C85" w:rsidDel="006267E9">
          <w:rPr>
            <w:sz w:val="22"/>
          </w:rPr>
          <w:t xml:space="preserve"> that the </w:t>
        </w:r>
        <w:r w:rsidR="00552C85" w:rsidRPr="00552C85" w:rsidDel="006267E9">
          <w:rPr>
            <w:sz w:val="22"/>
          </w:rPr>
          <w:t>terms carbon neutral and net zero are often used</w:t>
        </w:r>
        <w:r w:rsidR="00552C85" w:rsidDel="006267E9">
          <w:rPr>
            <w:sz w:val="22"/>
          </w:rPr>
          <w:t xml:space="preserve"> </w:t>
        </w:r>
        <w:r w:rsidR="00552C85" w:rsidRPr="00552C85" w:rsidDel="006267E9">
          <w:rPr>
            <w:sz w:val="22"/>
          </w:rPr>
          <w:t>interchangeably but mean different things</w:t>
        </w:r>
        <w:r w:rsidR="00552C85" w:rsidDel="006267E9">
          <w:rPr>
            <w:sz w:val="22"/>
          </w:rPr>
          <w:t>. By the concept defined in the Carbon Pricing</w:t>
        </w:r>
        <w:r w:rsidR="00AC78B4" w:rsidDel="006267E9">
          <w:rPr>
            <w:sz w:val="22"/>
          </w:rPr>
          <w:t xml:space="preserve"> Leadership Coalition </w:t>
        </w:r>
        <w:r w:rsidR="00B34EA9" w:rsidDel="006267E9">
          <w:rPr>
            <w:sz w:val="22"/>
          </w:rPr>
          <w:t>(CPLC)</w:t>
        </w:r>
        <w:r w:rsidR="002B105A" w:rsidDel="006267E9">
          <w:rPr>
            <w:sz w:val="22"/>
          </w:rPr>
          <w:t xml:space="preserve"> taskforce report on net zero goals and carbon pricing</w:t>
        </w:r>
        <w:r w:rsidR="002B105A" w:rsidDel="006267E9">
          <w:rPr>
            <w:rStyle w:val="FootnoteReference"/>
            <w:sz w:val="22"/>
          </w:rPr>
          <w:footnoteReference w:id="19"/>
        </w:r>
        <w:r w:rsidR="002B105A" w:rsidDel="006267E9">
          <w:rPr>
            <w:sz w:val="22"/>
          </w:rPr>
          <w:t xml:space="preserve">, net zero is the state that emissions have been reduced to the absolute minimum levels feasible and any remaining “residual emissions” </w:t>
        </w:r>
        <w:r w:rsidR="00552C85" w:rsidRPr="00552C85" w:rsidDel="006267E9">
          <w:rPr>
            <w:sz w:val="22"/>
          </w:rPr>
          <w:t>are balanced by an equivalent quantity of</w:t>
        </w:r>
        <w:r w:rsidR="002B105A" w:rsidDel="006267E9">
          <w:rPr>
            <w:sz w:val="22"/>
          </w:rPr>
          <w:t xml:space="preserve"> </w:t>
        </w:r>
        <w:r w:rsidR="00552C85" w:rsidRPr="00552C85" w:rsidDel="006267E9">
          <w:rPr>
            <w:sz w:val="22"/>
          </w:rPr>
          <w:t>removals that are permanently</w:t>
        </w:r>
        <w:r w:rsidR="002B105A" w:rsidDel="006267E9">
          <w:rPr>
            <w:sz w:val="22"/>
          </w:rPr>
          <w:t xml:space="preserve"> </w:t>
        </w:r>
        <w:r w:rsidR="00552C85" w:rsidRPr="00552C85" w:rsidDel="006267E9">
          <w:rPr>
            <w:sz w:val="22"/>
          </w:rPr>
          <w:t>stored so that emissions cannot be released</w:t>
        </w:r>
        <w:r w:rsidR="002B105A" w:rsidDel="006267E9">
          <w:rPr>
            <w:sz w:val="22"/>
          </w:rPr>
          <w:t xml:space="preserve"> </w:t>
        </w:r>
        <w:r w:rsidR="00552C85" w:rsidRPr="00552C85" w:rsidDel="006267E9">
          <w:rPr>
            <w:sz w:val="22"/>
          </w:rPr>
          <w:t>into the atmosphere</w:t>
        </w:r>
        <w:r w:rsidR="002B105A" w:rsidDel="006267E9">
          <w:rPr>
            <w:sz w:val="22"/>
          </w:rPr>
          <w:t>, whereas carbon neutral describes the state where emissions are completely offset by emission reduction credits plus removals</w:t>
        </w:r>
        <w:r w:rsidR="00A22BD7" w:rsidDel="006267E9">
          <w:rPr>
            <w:sz w:val="22"/>
          </w:rPr>
          <w:t xml:space="preserve"> </w:t>
        </w:r>
        <w:r w:rsidR="002B105A" w:rsidDel="006267E9">
          <w:rPr>
            <w:sz w:val="22"/>
          </w:rPr>
          <w:t xml:space="preserve">(Figure </w:t>
        </w:r>
        <w:r w:rsidR="003B4562" w:rsidDel="006267E9">
          <w:rPr>
            <w:sz w:val="22"/>
          </w:rPr>
          <w:t>9</w:t>
        </w:r>
        <w:r w:rsidR="002B105A" w:rsidDel="006267E9">
          <w:rPr>
            <w:sz w:val="22"/>
          </w:rPr>
          <w:t>)</w:t>
        </w:r>
      </w:moveFrom>
    </w:p>
    <w:p w14:paraId="49263532" w14:textId="41E13253" w:rsidR="00D9736F" w:rsidDel="006267E9" w:rsidRDefault="00D9736F" w:rsidP="00560212">
      <w:pPr>
        <w:jc w:val="left"/>
        <w:rPr>
          <w:moveFrom w:id="329" w:author="Rachel Chi Kiu Mok" w:date="2022-12-09T15:09:00Z"/>
          <w:sz w:val="22"/>
        </w:rPr>
      </w:pPr>
    </w:p>
    <w:p w14:paraId="2611A7FE" w14:textId="5972BB36" w:rsidR="00D9736F" w:rsidRPr="00552C85" w:rsidDel="006267E9" w:rsidRDefault="00F16EE7" w:rsidP="00234C72">
      <w:pPr>
        <w:pStyle w:val="ListParagraph"/>
        <w:numPr>
          <w:ilvl w:val="0"/>
          <w:numId w:val="41"/>
        </w:numPr>
        <w:ind w:left="810" w:hanging="810"/>
        <w:jc w:val="left"/>
        <w:rPr>
          <w:moveFrom w:id="330" w:author="Rachel Chi Kiu Mok" w:date="2022-12-09T15:09:00Z"/>
          <w:b/>
          <w:bCs/>
          <w:sz w:val="22"/>
        </w:rPr>
      </w:pPr>
      <w:moveFrom w:id="331" w:author="Rachel Chi Kiu Mok" w:date="2022-12-09T15:09:00Z">
        <w:r w:rsidDel="006267E9">
          <w:rPr>
            <w:b/>
            <w:bCs/>
            <w:sz w:val="22"/>
          </w:rPr>
          <w:t xml:space="preserve"> </w:t>
        </w:r>
        <w:r w:rsidR="00A22BD7" w:rsidDel="006267E9">
          <w:rPr>
            <w:b/>
            <w:bCs/>
            <w:sz w:val="22"/>
          </w:rPr>
          <w:t xml:space="preserve">Illustrative Concept of </w:t>
        </w:r>
        <w:r w:rsidR="00552C85" w:rsidRPr="00552C85" w:rsidDel="006267E9">
          <w:rPr>
            <w:b/>
            <w:bCs/>
            <w:sz w:val="22"/>
          </w:rPr>
          <w:t>Carbon Neutral vs Net Zero</w:t>
        </w:r>
      </w:moveFrom>
    </w:p>
    <w:p w14:paraId="34147A14" w14:textId="3EAC36C6" w:rsidR="008001FE" w:rsidDel="006267E9" w:rsidRDefault="00552C85" w:rsidP="00552C85">
      <w:pPr>
        <w:jc w:val="center"/>
        <w:rPr>
          <w:moveFrom w:id="332" w:author="Rachel Chi Kiu Mok" w:date="2022-12-09T15:09:00Z"/>
          <w:sz w:val="22"/>
        </w:rPr>
      </w:pPr>
      <w:moveFrom w:id="333" w:author="Rachel Chi Kiu Mok" w:date="2022-12-09T15:09:00Z">
        <w:r w:rsidDel="006267E9">
          <w:rPr>
            <w:noProof/>
            <w:sz w:val="22"/>
          </w:rPr>
          <w:lastRenderedPageBreak/>
          <w:drawing>
            <wp:inline distT="0" distB="0" distL="0" distR="0" wp14:anchorId="416F0E18" wp14:editId="17948EEE">
              <wp:extent cx="4171722" cy="2874873"/>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84530" cy="2883700"/>
                      </a:xfrm>
                      <a:prstGeom prst="rect">
                        <a:avLst/>
                      </a:prstGeom>
                      <a:noFill/>
                    </pic:spPr>
                  </pic:pic>
                </a:graphicData>
              </a:graphic>
            </wp:inline>
          </w:drawing>
        </w:r>
      </w:moveFrom>
    </w:p>
    <w:p w14:paraId="295036D4" w14:textId="0D177504" w:rsidR="00BF2A09" w:rsidDel="006267E9" w:rsidRDefault="00BF2A09" w:rsidP="002B105A">
      <w:pPr>
        <w:rPr>
          <w:moveFrom w:id="334" w:author="Rachel Chi Kiu Mok" w:date="2022-12-09T15:09:00Z"/>
          <w:sz w:val="22"/>
        </w:rPr>
      </w:pPr>
      <w:moveFrom w:id="335" w:author="Rachel Chi Kiu Mok" w:date="2022-12-09T15:09:00Z">
        <w:r w:rsidDel="006267E9">
          <w:rPr>
            <w:sz w:val="22"/>
          </w:rPr>
          <w:t>While i</w:t>
        </w:r>
        <w:r w:rsidR="002B105A" w:rsidDel="006267E9">
          <w:rPr>
            <w:sz w:val="22"/>
          </w:rPr>
          <w:t xml:space="preserve">t is unclear </w:t>
        </w:r>
        <w:r w:rsidDel="006267E9">
          <w:rPr>
            <w:sz w:val="22"/>
          </w:rPr>
          <w:t>what</w:t>
        </w:r>
        <w:r w:rsidR="002B105A" w:rsidDel="006267E9">
          <w:rPr>
            <w:sz w:val="22"/>
          </w:rPr>
          <w:t xml:space="preserve"> method</w:t>
        </w:r>
        <w:r w:rsidR="00177244" w:rsidDel="006267E9">
          <w:rPr>
            <w:sz w:val="22"/>
          </w:rPr>
          <w:t xml:space="preserve"> China adopted in </w:t>
        </w:r>
        <w:r w:rsidDel="006267E9">
          <w:rPr>
            <w:sz w:val="22"/>
          </w:rPr>
          <w:t xml:space="preserve">defining </w:t>
        </w:r>
        <w:r w:rsidR="00177244" w:rsidDel="006267E9">
          <w:rPr>
            <w:sz w:val="22"/>
          </w:rPr>
          <w:t xml:space="preserve">their carbon neutrality goal, </w:t>
        </w:r>
        <w:r w:rsidDel="006267E9">
          <w:rPr>
            <w:sz w:val="22"/>
          </w:rPr>
          <w:t xml:space="preserve">the deployment of removals to counterbalance hard-to-abate residual emissions is </w:t>
        </w:r>
        <w:r w:rsidR="002049E2" w:rsidDel="006267E9">
          <w:rPr>
            <w:sz w:val="22"/>
          </w:rPr>
          <w:t xml:space="preserve">critical and unavoidable. The demand for high quality removals will be much higher if following CPLC’s net zero definition for China to reach their 2060 goal. </w:t>
        </w:r>
        <w:r w:rsidDel="006267E9">
          <w:rPr>
            <w:sz w:val="22"/>
          </w:rPr>
          <w:t xml:space="preserve"> </w:t>
        </w:r>
      </w:moveFrom>
    </w:p>
    <w:moveFromRangeEnd w:id="325"/>
    <w:p w14:paraId="0A2E4090" w14:textId="77777777" w:rsidR="00BF2A09" w:rsidRDefault="00BF2A09" w:rsidP="002B105A">
      <w:pPr>
        <w:rPr>
          <w:sz w:val="22"/>
        </w:rPr>
      </w:pPr>
    </w:p>
    <w:p w14:paraId="13A53112" w14:textId="4B8924D9" w:rsidR="00A96FA1" w:rsidDel="00336936" w:rsidRDefault="00C92AC9" w:rsidP="00C92AC9">
      <w:pPr>
        <w:rPr>
          <w:del w:id="336" w:author="Rachel Chi Kiu Mok" w:date="2022-12-09T15:02:00Z"/>
          <w:sz w:val="22"/>
        </w:rPr>
      </w:pPr>
      <w:del w:id="337" w:author="Rachel Chi Kiu Mok" w:date="2022-12-09T15:02:00Z">
        <w:r w:rsidRPr="001D58EC" w:rsidDel="00336936">
          <w:rPr>
            <w:sz w:val="22"/>
          </w:rPr>
          <w:delText xml:space="preserve">In September 2021, the </w:delText>
        </w:r>
        <w:r w:rsidDel="00336936">
          <w:rPr>
            <w:sz w:val="22"/>
          </w:rPr>
          <w:delText xml:space="preserve">Chinese government </w:delText>
        </w:r>
        <w:r w:rsidRPr="001D58EC" w:rsidDel="00336936">
          <w:rPr>
            <w:sz w:val="22"/>
          </w:rPr>
          <w:delText xml:space="preserve">issued a document </w:delText>
        </w:r>
        <w:r w:rsidDel="00336936">
          <w:rPr>
            <w:sz w:val="22"/>
          </w:rPr>
          <w:delText xml:space="preserve">that identified three priority areas </w:delText>
        </w:r>
        <w:r w:rsidRPr="001D58EC" w:rsidDel="00336936">
          <w:rPr>
            <w:sz w:val="22"/>
          </w:rPr>
          <w:delText>of CCER projects: forestry, renewable energy and methane utili</w:delText>
        </w:r>
        <w:r w:rsidDel="00336936">
          <w:rPr>
            <w:sz w:val="22"/>
          </w:rPr>
          <w:delText>z</w:delText>
        </w:r>
        <w:r w:rsidRPr="001D58EC" w:rsidDel="00336936">
          <w:rPr>
            <w:sz w:val="22"/>
          </w:rPr>
          <w:delText xml:space="preserve">ation. </w:delText>
        </w:r>
        <w:r w:rsidDel="00336936">
          <w:rPr>
            <w:sz w:val="22"/>
          </w:rPr>
          <w:delText>This</w:delText>
        </w:r>
        <w:r w:rsidRPr="001D58EC" w:rsidDel="00336936">
          <w:rPr>
            <w:sz w:val="22"/>
          </w:rPr>
          <w:delText xml:space="preserve"> signals </w:delText>
        </w:r>
        <w:r w:rsidDel="00336936">
          <w:rPr>
            <w:sz w:val="22"/>
          </w:rPr>
          <w:delText xml:space="preserve">the policy shift towards </w:delText>
        </w:r>
        <w:r w:rsidRPr="001D58EC" w:rsidDel="00336936">
          <w:rPr>
            <w:sz w:val="22"/>
          </w:rPr>
          <w:delText>high-quality CCER projects and avoid</w:delText>
        </w:r>
        <w:r w:rsidDel="00336936">
          <w:rPr>
            <w:sz w:val="22"/>
          </w:rPr>
          <w:delText>ing</w:delText>
        </w:r>
        <w:r w:rsidRPr="001D58EC" w:rsidDel="00336936">
          <w:rPr>
            <w:sz w:val="22"/>
          </w:rPr>
          <w:delText xml:space="preserve"> </w:delText>
        </w:r>
        <w:r w:rsidDel="00336936">
          <w:rPr>
            <w:sz w:val="22"/>
          </w:rPr>
          <w:delText>potential</w:delText>
        </w:r>
        <w:r w:rsidRPr="001D58EC" w:rsidDel="00336936">
          <w:rPr>
            <w:sz w:val="22"/>
          </w:rPr>
          <w:delText xml:space="preserve"> oversupply</w:delText>
        </w:r>
        <w:r w:rsidDel="00336936">
          <w:rPr>
            <w:sz w:val="22"/>
          </w:rPr>
          <w:delText xml:space="preserve"> when the CCER market reopens in future</w:delText>
        </w:r>
        <w:r w:rsidRPr="001D58EC" w:rsidDel="00336936">
          <w:rPr>
            <w:sz w:val="22"/>
          </w:rPr>
          <w:delText xml:space="preserve">. </w:delText>
        </w:r>
        <w:r w:rsidR="005166E8" w:rsidDel="00336936">
          <w:rPr>
            <w:sz w:val="22"/>
          </w:rPr>
          <w:delText>Nature-based removal</w:delText>
        </w:r>
        <w:r w:rsidR="002049E2" w:rsidDel="00336936">
          <w:rPr>
            <w:sz w:val="22"/>
          </w:rPr>
          <w:delText xml:space="preserve"> projects are included</w:delText>
        </w:r>
        <w:r w:rsidR="005166E8" w:rsidDel="00336936">
          <w:rPr>
            <w:sz w:val="22"/>
          </w:rPr>
          <w:delText xml:space="preserve"> in the priority CCER project range, also BECCS and DACS (technological-based removal projects) are identified by most studies as key technology to reach carbon neutrality.</w:delText>
        </w:r>
      </w:del>
    </w:p>
    <w:p w14:paraId="367B4E0F" w14:textId="77777777" w:rsidR="00973B9D" w:rsidRDefault="00973B9D" w:rsidP="00C92AC9">
      <w:pPr>
        <w:rPr>
          <w:sz w:val="22"/>
        </w:rPr>
      </w:pPr>
    </w:p>
    <w:p w14:paraId="208EBD55" w14:textId="71A76276" w:rsidR="0080727D" w:rsidRDefault="0080727D" w:rsidP="009F399C">
      <w:pPr>
        <w:rPr>
          <w:sz w:val="22"/>
          <w:szCs w:val="24"/>
        </w:rPr>
      </w:pPr>
    </w:p>
    <w:p w14:paraId="3D794420" w14:textId="71117575" w:rsidR="003B4562" w:rsidRDefault="003B4562" w:rsidP="009F399C">
      <w:pPr>
        <w:rPr>
          <w:sz w:val="22"/>
          <w:szCs w:val="24"/>
        </w:rPr>
      </w:pPr>
    </w:p>
    <w:p w14:paraId="17A06C8F" w14:textId="77777777" w:rsidR="00EE71B9" w:rsidRDefault="00EE71B9" w:rsidP="0023571F">
      <w:pPr>
        <w:pStyle w:val="Heading2"/>
        <w:rPr>
          <w:ins w:id="338" w:author="Rachel Chi Kiu Mok" w:date="2022-12-09T15:01:00Z"/>
          <w:b/>
          <w:bCs/>
          <w:sz w:val="22"/>
          <w:szCs w:val="22"/>
          <w:lang w:val="en-GB"/>
        </w:rPr>
      </w:pPr>
      <w:ins w:id="339" w:author="Rachel Chi Kiu Mok" w:date="2022-12-09T15:01:00Z">
        <w:r>
          <w:rPr>
            <w:b/>
            <w:bCs/>
            <w:sz w:val="22"/>
            <w:szCs w:val="22"/>
            <w:lang w:val="en-GB"/>
          </w:rPr>
          <w:t xml:space="preserve">Key uncertainties </w:t>
        </w:r>
      </w:ins>
    </w:p>
    <w:p w14:paraId="6686760F" w14:textId="7CCFC368" w:rsidR="0023571F" w:rsidRDefault="0023571F" w:rsidP="00EE71B9">
      <w:pPr>
        <w:rPr>
          <w:ins w:id="340" w:author="Rachel Chi Kiu Mok" w:date="2022-12-09T15:01:00Z"/>
          <w:b/>
          <w:bCs/>
          <w:i/>
          <w:iCs/>
          <w:lang w:val="en-GB"/>
        </w:rPr>
      </w:pPr>
      <w:ins w:id="341" w:author="Rachel Chi Kiu Mok" w:date="2022-12-09T14:55:00Z">
        <w:r w:rsidRPr="00EE71B9">
          <w:rPr>
            <w:b/>
            <w:bCs/>
            <w:i/>
            <w:iCs/>
            <w:lang w:val="en-GB"/>
            <w:rPrChange w:id="342" w:author="Rachel Chi Kiu Mok" w:date="2022-12-09T15:01:00Z">
              <w:rPr>
                <w:lang w:val="en-GB"/>
              </w:rPr>
            </w:rPrChange>
          </w:rPr>
          <w:t>CCER scheme and regulation</w:t>
        </w:r>
      </w:ins>
    </w:p>
    <w:p w14:paraId="498871C7" w14:textId="1281C905" w:rsidR="00EE71B9" w:rsidRDefault="00EE71B9" w:rsidP="00EE71B9">
      <w:pPr>
        <w:rPr>
          <w:ins w:id="343" w:author="Rachel Chi Kiu Mok" w:date="2022-12-09T15:01:00Z"/>
          <w:b/>
          <w:bCs/>
          <w:i/>
          <w:iCs/>
          <w:lang w:val="en-GB"/>
        </w:rPr>
      </w:pPr>
    </w:p>
    <w:p w14:paraId="4F6C1C27" w14:textId="77777777" w:rsidR="0023571F" w:rsidRDefault="0023571F" w:rsidP="0023571F">
      <w:pPr>
        <w:rPr>
          <w:ins w:id="344" w:author="Rachel Chi Kiu Mok" w:date="2022-12-09T14:55:00Z"/>
          <w:sz w:val="22"/>
          <w:szCs w:val="24"/>
        </w:rPr>
      </w:pPr>
      <w:ins w:id="345" w:author="Rachel Chi Kiu Mok" w:date="2022-12-09T14:55:00Z">
        <w:r w:rsidRPr="00E73AF7">
          <w:rPr>
            <w:sz w:val="22"/>
            <w:szCs w:val="24"/>
          </w:rPr>
          <w:t xml:space="preserve">It remains unclear when CCER approvals will restart, however China is expected to resume the China GHG Voluntary Emission Reduction Program and the market for CCER soon. There were around 40 million </w:t>
        </w:r>
        <w:proofErr w:type="spellStart"/>
        <w:r w:rsidRPr="00E73AF7">
          <w:rPr>
            <w:sz w:val="22"/>
            <w:szCs w:val="24"/>
          </w:rPr>
          <w:t>tonnes</w:t>
        </w:r>
        <w:proofErr w:type="spellEnd"/>
        <w:r w:rsidRPr="00E73AF7">
          <w:rPr>
            <w:sz w:val="22"/>
            <w:szCs w:val="24"/>
          </w:rPr>
          <w:t xml:space="preserve"> of CCERs circulating in the market when approvals were halted in 2017, 33 million </w:t>
        </w:r>
        <w:proofErr w:type="spellStart"/>
        <w:r w:rsidRPr="00E73AF7">
          <w:rPr>
            <w:sz w:val="22"/>
            <w:szCs w:val="24"/>
          </w:rPr>
          <w:t>tonnes</w:t>
        </w:r>
        <w:proofErr w:type="spellEnd"/>
        <w:r w:rsidRPr="00E73AF7">
          <w:rPr>
            <w:sz w:val="22"/>
            <w:szCs w:val="24"/>
          </w:rPr>
          <w:t xml:space="preserve"> have been used under the 5% offset rules during the first implementation period of the national ETS. Now the stock of historical CCERs has been significantly consumed, and the Beijing Green Exchange was tasked by the government in 2021 to develop a national trading platform for CCERs, these all point to the speculation of the possible relaunch of the CCER program.</w:t>
        </w:r>
      </w:ins>
    </w:p>
    <w:p w14:paraId="0180E3EE" w14:textId="77777777" w:rsidR="0023571F" w:rsidRDefault="0023571F" w:rsidP="0023571F">
      <w:pPr>
        <w:rPr>
          <w:ins w:id="346" w:author="Rachel Chi Kiu Mok" w:date="2022-12-09T14:55:00Z"/>
          <w:sz w:val="22"/>
          <w:szCs w:val="24"/>
        </w:rPr>
      </w:pPr>
    </w:p>
    <w:p w14:paraId="48B4DA2E" w14:textId="77777777" w:rsidR="0023571F" w:rsidRDefault="0023571F" w:rsidP="0023571F">
      <w:pPr>
        <w:rPr>
          <w:ins w:id="347" w:author="Rachel Chi Kiu Mok" w:date="2022-12-09T14:55:00Z"/>
          <w:sz w:val="22"/>
          <w:szCs w:val="24"/>
        </w:rPr>
      </w:pPr>
      <w:ins w:id="348" w:author="Rachel Chi Kiu Mok" w:date="2022-12-09T14:55:00Z">
        <w:r>
          <w:rPr>
            <w:sz w:val="22"/>
            <w:szCs w:val="24"/>
          </w:rPr>
          <w:t xml:space="preserve">The other challenge for the CCER is to meet the requirements of CORSIA’s eligible emission units. The Technical Advisory Body (TAB) of ICAO pointed out through their assessment that current CCER scheme </w:t>
        </w:r>
        <w:r w:rsidRPr="00C530CF">
          <w:rPr>
            <w:sz w:val="22"/>
            <w:szCs w:val="24"/>
          </w:rPr>
          <w:t xml:space="preserve">does not have sufficient requirements to ensure the additionality of </w:t>
        </w:r>
        <w:r>
          <w:rPr>
            <w:sz w:val="22"/>
            <w:szCs w:val="24"/>
          </w:rPr>
          <w:t>CCER</w:t>
        </w:r>
        <w:r w:rsidRPr="00C530CF">
          <w:rPr>
            <w:sz w:val="22"/>
            <w:szCs w:val="24"/>
          </w:rPr>
          <w:t xml:space="preserve"> projects, and needs to ensure that the </w:t>
        </w:r>
        <w:r>
          <w:rPr>
            <w:sz w:val="22"/>
            <w:szCs w:val="24"/>
          </w:rPr>
          <w:t xml:space="preserve">eligible emission units </w:t>
        </w:r>
        <w:r w:rsidRPr="00C530CF">
          <w:rPr>
            <w:sz w:val="22"/>
            <w:szCs w:val="24"/>
          </w:rPr>
          <w:t>do not arise from any legal and regulatory mandates</w:t>
        </w:r>
        <w:r>
          <w:rPr>
            <w:sz w:val="22"/>
            <w:szCs w:val="24"/>
          </w:rPr>
          <w:t xml:space="preserve">; improvements are required to address double counting; </w:t>
        </w:r>
        <w:r w:rsidRPr="00C530CF">
          <w:rPr>
            <w:sz w:val="22"/>
            <w:szCs w:val="24"/>
          </w:rPr>
          <w:t xml:space="preserve">it is not </w:t>
        </w:r>
        <w:r>
          <w:rPr>
            <w:sz w:val="22"/>
            <w:szCs w:val="24"/>
          </w:rPr>
          <w:t>suggested</w:t>
        </w:r>
        <w:r w:rsidRPr="00C530CF">
          <w:rPr>
            <w:sz w:val="22"/>
            <w:szCs w:val="24"/>
          </w:rPr>
          <w:t xml:space="preserve"> to impose additional restrictions on </w:t>
        </w:r>
        <w:r>
          <w:rPr>
            <w:sz w:val="22"/>
            <w:szCs w:val="24"/>
          </w:rPr>
          <w:t>CCER</w:t>
        </w:r>
        <w:r w:rsidRPr="00C530CF">
          <w:rPr>
            <w:sz w:val="22"/>
            <w:szCs w:val="24"/>
          </w:rPr>
          <w:t xml:space="preserve"> project</w:t>
        </w:r>
        <w:r>
          <w:rPr>
            <w:sz w:val="22"/>
            <w:szCs w:val="24"/>
          </w:rPr>
          <w:t xml:space="preserve"> scope</w:t>
        </w:r>
        <w:r w:rsidRPr="00C530CF">
          <w:rPr>
            <w:sz w:val="22"/>
            <w:szCs w:val="24"/>
          </w:rPr>
          <w:t xml:space="preserve"> beyond those that are</w:t>
        </w:r>
        <w:r>
          <w:rPr>
            <w:sz w:val="22"/>
            <w:szCs w:val="24"/>
          </w:rPr>
          <w:t xml:space="preserve"> explicitly</w:t>
        </w:r>
        <w:r w:rsidRPr="00C530CF">
          <w:rPr>
            <w:sz w:val="22"/>
            <w:szCs w:val="24"/>
          </w:rPr>
          <w:t xml:space="preserve"> excluded in the application documents and assessment </w:t>
        </w:r>
        <w:commentRangeStart w:id="349"/>
        <w:r w:rsidRPr="00C530CF">
          <w:rPr>
            <w:sz w:val="22"/>
            <w:szCs w:val="24"/>
          </w:rPr>
          <w:t>reports</w:t>
        </w:r>
        <w:commentRangeEnd w:id="349"/>
        <w:r>
          <w:rPr>
            <w:rStyle w:val="CommentReference"/>
          </w:rPr>
          <w:commentReference w:id="349"/>
        </w:r>
        <w:r w:rsidRPr="00C530CF">
          <w:rPr>
            <w:sz w:val="22"/>
            <w:szCs w:val="24"/>
          </w:rPr>
          <w:t>.</w:t>
        </w:r>
      </w:ins>
    </w:p>
    <w:p w14:paraId="45D3FE3E" w14:textId="3250039C" w:rsidR="003B4562" w:rsidRDefault="003B4562" w:rsidP="009F399C">
      <w:pPr>
        <w:rPr>
          <w:ins w:id="350" w:author="Rachel Chi Kiu Mok" w:date="2022-12-09T15:02:00Z"/>
          <w:sz w:val="22"/>
          <w:szCs w:val="24"/>
        </w:rPr>
      </w:pPr>
    </w:p>
    <w:p w14:paraId="28E61524" w14:textId="762AF1E0" w:rsidR="00336936" w:rsidRPr="00336936" w:rsidRDefault="00336936" w:rsidP="00336936">
      <w:pPr>
        <w:rPr>
          <w:ins w:id="351" w:author="Rachel Chi Kiu Mok" w:date="2022-12-09T15:02:00Z"/>
          <w:lang w:val="en-GB"/>
          <w:rPrChange w:id="352" w:author="Rachel Chi Kiu Mok" w:date="2022-12-09T15:03:00Z">
            <w:rPr>
              <w:ins w:id="353" w:author="Rachel Chi Kiu Mok" w:date="2022-12-09T15:02:00Z"/>
              <w:b/>
              <w:bCs/>
              <w:i/>
              <w:iCs/>
              <w:lang w:val="en-GB"/>
            </w:rPr>
          </w:rPrChange>
        </w:rPr>
      </w:pPr>
      <w:ins w:id="354" w:author="Rachel Chi Kiu Mok" w:date="2022-12-09T15:02:00Z">
        <w:r>
          <w:rPr>
            <w:b/>
            <w:bCs/>
            <w:i/>
            <w:iCs/>
            <w:lang w:val="en-GB"/>
          </w:rPr>
          <w:t>Uncertainti</w:t>
        </w:r>
      </w:ins>
      <w:ins w:id="355" w:author="Rachel Chi Kiu Mok" w:date="2022-12-09T15:03:00Z">
        <w:r>
          <w:rPr>
            <w:b/>
            <w:bCs/>
            <w:i/>
            <w:iCs/>
            <w:lang w:val="en-GB"/>
          </w:rPr>
          <w:t xml:space="preserve">es about accounting rules (corresponding adjustment and double counting) </w:t>
        </w:r>
        <w:r w:rsidRPr="00336936">
          <w:rPr>
            <w:highlight w:val="yellow"/>
            <w:lang w:val="en-GB"/>
            <w:rPrChange w:id="356" w:author="Rachel Chi Kiu Mok" w:date="2022-12-09T15:03:00Z">
              <w:rPr>
                <w:b/>
                <w:bCs/>
                <w:lang w:val="en-GB"/>
              </w:rPr>
            </w:rPrChange>
          </w:rPr>
          <w:t>[</w:t>
        </w:r>
        <w:r w:rsidRPr="00336936">
          <w:rPr>
            <w:highlight w:val="yellow"/>
            <w:lang w:val="en-GB"/>
            <w:rPrChange w:id="357" w:author="Rachel Chi Kiu Mok" w:date="2022-12-09T15:03:00Z">
              <w:rPr>
                <w:lang w:val="en-GB"/>
              </w:rPr>
            </w:rPrChange>
          </w:rPr>
          <w:t>Rachel to add]</w:t>
        </w:r>
      </w:ins>
    </w:p>
    <w:p w14:paraId="42A757F4" w14:textId="688E106A" w:rsidR="00336936" w:rsidDel="00336936" w:rsidRDefault="00336936" w:rsidP="009F399C">
      <w:pPr>
        <w:rPr>
          <w:del w:id="358" w:author="Rachel Chi Kiu Mok" w:date="2022-12-09T15:03:00Z"/>
          <w:sz w:val="22"/>
          <w:szCs w:val="24"/>
        </w:rPr>
      </w:pPr>
    </w:p>
    <w:p w14:paraId="0BF5B729" w14:textId="2D189E08" w:rsidR="003B4562" w:rsidDel="00336936" w:rsidRDefault="003B4562" w:rsidP="009F399C">
      <w:pPr>
        <w:rPr>
          <w:del w:id="359" w:author="Rachel Chi Kiu Mok" w:date="2022-12-09T15:03:00Z"/>
          <w:sz w:val="22"/>
          <w:szCs w:val="24"/>
        </w:rPr>
      </w:pPr>
    </w:p>
    <w:p w14:paraId="22E91FDA" w14:textId="2473657C" w:rsidR="003B4562" w:rsidDel="00336936" w:rsidRDefault="003B4562" w:rsidP="009F399C">
      <w:pPr>
        <w:rPr>
          <w:del w:id="360" w:author="Rachel Chi Kiu Mok" w:date="2022-12-09T15:03:00Z"/>
          <w:sz w:val="22"/>
          <w:szCs w:val="24"/>
        </w:rPr>
      </w:pPr>
    </w:p>
    <w:p w14:paraId="3E3CDF2D" w14:textId="7A0911F2" w:rsidR="003B4562" w:rsidDel="00336936" w:rsidRDefault="003B4562" w:rsidP="009F399C">
      <w:pPr>
        <w:rPr>
          <w:del w:id="361" w:author="Rachel Chi Kiu Mok" w:date="2022-12-09T15:03:00Z"/>
          <w:sz w:val="22"/>
          <w:szCs w:val="24"/>
        </w:rPr>
      </w:pPr>
    </w:p>
    <w:p w14:paraId="3F753699" w14:textId="49027131" w:rsidR="003B4562" w:rsidDel="00336936" w:rsidRDefault="003B4562" w:rsidP="009F399C">
      <w:pPr>
        <w:rPr>
          <w:del w:id="362" w:author="Rachel Chi Kiu Mok" w:date="2022-12-09T15:03:00Z"/>
          <w:sz w:val="22"/>
          <w:szCs w:val="24"/>
        </w:rPr>
      </w:pPr>
    </w:p>
    <w:p w14:paraId="7DB43730" w14:textId="7DBD3D70" w:rsidR="003B4562" w:rsidDel="00336936" w:rsidRDefault="003B4562" w:rsidP="009F399C">
      <w:pPr>
        <w:rPr>
          <w:del w:id="363" w:author="Rachel Chi Kiu Mok" w:date="2022-12-09T15:03:00Z"/>
          <w:sz w:val="22"/>
          <w:szCs w:val="24"/>
        </w:rPr>
      </w:pPr>
    </w:p>
    <w:p w14:paraId="2DFDD843" w14:textId="5FEAED51" w:rsidR="003B4562" w:rsidDel="00336936" w:rsidRDefault="003B4562" w:rsidP="009F399C">
      <w:pPr>
        <w:rPr>
          <w:del w:id="364" w:author="Rachel Chi Kiu Mok" w:date="2022-12-09T15:03:00Z"/>
          <w:sz w:val="22"/>
          <w:szCs w:val="24"/>
        </w:rPr>
      </w:pPr>
    </w:p>
    <w:p w14:paraId="2B422893" w14:textId="529F318A" w:rsidR="003B4562" w:rsidDel="00336936" w:rsidRDefault="003B4562" w:rsidP="009F399C">
      <w:pPr>
        <w:rPr>
          <w:del w:id="365" w:author="Rachel Chi Kiu Mok" w:date="2022-12-09T15:03:00Z"/>
          <w:sz w:val="22"/>
          <w:szCs w:val="24"/>
        </w:rPr>
      </w:pPr>
    </w:p>
    <w:p w14:paraId="5E95DF02" w14:textId="403C514D" w:rsidR="003B4562" w:rsidDel="00336936" w:rsidRDefault="003B4562" w:rsidP="009F399C">
      <w:pPr>
        <w:rPr>
          <w:del w:id="366" w:author="Rachel Chi Kiu Mok" w:date="2022-12-09T15:03:00Z"/>
          <w:sz w:val="22"/>
          <w:szCs w:val="24"/>
        </w:rPr>
      </w:pPr>
    </w:p>
    <w:p w14:paraId="4AE80DCB" w14:textId="6507CC77" w:rsidR="003B4562" w:rsidDel="00336936" w:rsidRDefault="003B4562" w:rsidP="009F399C">
      <w:pPr>
        <w:rPr>
          <w:del w:id="367" w:author="Rachel Chi Kiu Mok" w:date="2022-12-09T15:03:00Z"/>
          <w:sz w:val="22"/>
          <w:szCs w:val="24"/>
        </w:rPr>
      </w:pPr>
    </w:p>
    <w:p w14:paraId="37CA254E" w14:textId="773BD4BB" w:rsidR="003B4562" w:rsidDel="00336936" w:rsidRDefault="003B4562" w:rsidP="009F399C">
      <w:pPr>
        <w:rPr>
          <w:del w:id="368" w:author="Rachel Chi Kiu Mok" w:date="2022-12-09T15:03:00Z"/>
          <w:sz w:val="22"/>
          <w:szCs w:val="24"/>
        </w:rPr>
      </w:pPr>
    </w:p>
    <w:p w14:paraId="0470538E" w14:textId="4D5D1287" w:rsidR="003B4562" w:rsidDel="00336936" w:rsidRDefault="003B4562" w:rsidP="009F399C">
      <w:pPr>
        <w:rPr>
          <w:del w:id="369" w:author="Rachel Chi Kiu Mok" w:date="2022-12-09T15:03:00Z"/>
          <w:sz w:val="22"/>
          <w:szCs w:val="24"/>
        </w:rPr>
      </w:pPr>
    </w:p>
    <w:p w14:paraId="564871F9" w14:textId="6BFA4044" w:rsidR="00A96FA1" w:rsidRPr="00973B9D" w:rsidRDefault="00A96FA1" w:rsidP="00A96FA1">
      <w:pPr>
        <w:pStyle w:val="Heading1"/>
        <w:rPr>
          <w:rFonts w:ascii="Tahoma" w:hAnsi="Tahoma" w:cs="Tahoma"/>
          <w:b/>
          <w:bCs/>
          <w:sz w:val="26"/>
          <w:szCs w:val="26"/>
        </w:rPr>
      </w:pPr>
      <w:bookmarkStart w:id="370" w:name="_Toc120644359"/>
      <w:r w:rsidRPr="00973B9D">
        <w:rPr>
          <w:rFonts w:ascii="Tahoma" w:hAnsi="Tahoma" w:cs="Tahoma"/>
          <w:b/>
          <w:bCs/>
          <w:sz w:val="26"/>
          <w:szCs w:val="26"/>
        </w:rPr>
        <w:t>Recommendations for Future Development of China’s Carbon Markets</w:t>
      </w:r>
      <w:bookmarkEnd w:id="370"/>
    </w:p>
    <w:p w14:paraId="34493DAA" w14:textId="77777777" w:rsidR="00A96FA1" w:rsidRDefault="00A96FA1" w:rsidP="00A96FA1">
      <w:pPr>
        <w:rPr>
          <w:sz w:val="22"/>
          <w:lang w:val="en-GB"/>
        </w:rPr>
      </w:pPr>
    </w:p>
    <w:p w14:paraId="210AA011" w14:textId="069CA3FB" w:rsidR="00026003" w:rsidRDefault="00026003" w:rsidP="006D6DEE">
      <w:pPr>
        <w:pStyle w:val="ListParagraph"/>
        <w:numPr>
          <w:ilvl w:val="0"/>
          <w:numId w:val="26"/>
        </w:numPr>
        <w:spacing w:after="120"/>
        <w:ind w:left="806" w:hanging="806"/>
        <w:jc w:val="left"/>
        <w:rPr>
          <w:ins w:id="371" w:author="Rachel Chi Kiu Mok" w:date="2022-12-09T15:03:00Z"/>
          <w:b/>
          <w:bCs/>
          <w:sz w:val="22"/>
        </w:rPr>
      </w:pPr>
      <w:r w:rsidRPr="00026003">
        <w:rPr>
          <w:b/>
          <w:bCs/>
          <w:sz w:val="22"/>
        </w:rPr>
        <w:t xml:space="preserve">Policy </w:t>
      </w:r>
      <w:r w:rsidR="00973B9D">
        <w:rPr>
          <w:b/>
          <w:bCs/>
          <w:sz w:val="22"/>
        </w:rPr>
        <w:t>Priorities to Strengthen China’s Carbon Markets</w:t>
      </w:r>
      <w:r w:rsidRPr="00026003">
        <w:rPr>
          <w:b/>
          <w:bCs/>
          <w:sz w:val="22"/>
        </w:rPr>
        <w:t xml:space="preserve"> </w:t>
      </w:r>
    </w:p>
    <w:p w14:paraId="424B8CFB" w14:textId="102752B8" w:rsidR="00336936" w:rsidRPr="00A67F30" w:rsidRDefault="00A67F30" w:rsidP="00336936">
      <w:pPr>
        <w:spacing w:after="120"/>
        <w:jc w:val="left"/>
        <w:rPr>
          <w:ins w:id="372" w:author="Rachel Chi Kiu Mok" w:date="2022-12-09T15:03:00Z"/>
          <w:b/>
          <w:bCs/>
          <w:sz w:val="22"/>
          <w:highlight w:val="yellow"/>
          <w:rPrChange w:id="373" w:author="Rachel Chi Kiu Mok" w:date="2022-12-09T15:04:00Z">
            <w:rPr>
              <w:ins w:id="374" w:author="Rachel Chi Kiu Mok" w:date="2022-12-09T15:03:00Z"/>
              <w:b/>
              <w:bCs/>
              <w:sz w:val="22"/>
            </w:rPr>
          </w:rPrChange>
        </w:rPr>
      </w:pPr>
      <w:ins w:id="375" w:author="Rachel Chi Kiu Mok" w:date="2022-12-09T15:03:00Z">
        <w:r w:rsidRPr="00A67F30">
          <w:rPr>
            <w:b/>
            <w:bCs/>
            <w:sz w:val="22"/>
            <w:highlight w:val="yellow"/>
            <w:rPrChange w:id="376" w:author="Rachel Chi Kiu Mok" w:date="2022-12-09T15:04:00Z">
              <w:rPr>
                <w:b/>
                <w:bCs/>
                <w:sz w:val="22"/>
              </w:rPr>
            </w:rPrChange>
          </w:rPr>
          <w:t>Add concluding points:</w:t>
        </w:r>
      </w:ins>
    </w:p>
    <w:p w14:paraId="5A294B13" w14:textId="49AE34BE" w:rsidR="00A67F30" w:rsidRPr="00A67F30" w:rsidRDefault="00A67F30" w:rsidP="00A67F30">
      <w:pPr>
        <w:pStyle w:val="ListParagraph"/>
        <w:numPr>
          <w:ilvl w:val="0"/>
          <w:numId w:val="14"/>
        </w:numPr>
        <w:spacing w:after="120"/>
        <w:jc w:val="left"/>
        <w:rPr>
          <w:ins w:id="377" w:author="Rachel Chi Kiu Mok" w:date="2022-12-09T15:03:00Z"/>
          <w:b/>
          <w:bCs/>
          <w:sz w:val="22"/>
          <w:highlight w:val="yellow"/>
          <w:rPrChange w:id="378" w:author="Rachel Chi Kiu Mok" w:date="2022-12-09T15:04:00Z">
            <w:rPr>
              <w:ins w:id="379" w:author="Rachel Chi Kiu Mok" w:date="2022-12-09T15:03:00Z"/>
              <w:b/>
              <w:bCs/>
              <w:sz w:val="22"/>
            </w:rPr>
          </w:rPrChange>
        </w:rPr>
      </w:pPr>
      <w:ins w:id="380" w:author="Rachel Chi Kiu Mok" w:date="2022-12-09T15:03:00Z">
        <w:r w:rsidRPr="00A67F30">
          <w:rPr>
            <w:b/>
            <w:bCs/>
            <w:sz w:val="22"/>
            <w:highlight w:val="yellow"/>
            <w:rPrChange w:id="381" w:author="Rachel Chi Kiu Mok" w:date="2022-12-09T15:04:00Z">
              <w:rPr>
                <w:b/>
                <w:bCs/>
                <w:sz w:val="22"/>
              </w:rPr>
            </w:rPrChange>
          </w:rPr>
          <w:t>ETS can send a price signal and support decarbonization]</w:t>
        </w:r>
      </w:ins>
    </w:p>
    <w:p w14:paraId="3B2A428D" w14:textId="24424D0C" w:rsidR="00A67F30" w:rsidRPr="00A67F30" w:rsidRDefault="00A67F30" w:rsidP="00A67F30">
      <w:pPr>
        <w:pStyle w:val="ListParagraph"/>
        <w:numPr>
          <w:ilvl w:val="0"/>
          <w:numId w:val="14"/>
        </w:numPr>
        <w:spacing w:after="120"/>
        <w:jc w:val="left"/>
        <w:rPr>
          <w:ins w:id="382" w:author="Rachel Chi Kiu Mok" w:date="2022-12-09T15:04:00Z"/>
          <w:b/>
          <w:bCs/>
          <w:sz w:val="22"/>
          <w:highlight w:val="yellow"/>
          <w:rPrChange w:id="383" w:author="Rachel Chi Kiu Mok" w:date="2022-12-09T15:04:00Z">
            <w:rPr>
              <w:ins w:id="384" w:author="Rachel Chi Kiu Mok" w:date="2022-12-09T15:04:00Z"/>
              <w:b/>
              <w:bCs/>
              <w:sz w:val="22"/>
            </w:rPr>
          </w:rPrChange>
        </w:rPr>
      </w:pPr>
      <w:ins w:id="385" w:author="Rachel Chi Kiu Mok" w:date="2022-12-09T15:03:00Z">
        <w:r w:rsidRPr="00A67F30">
          <w:rPr>
            <w:b/>
            <w:bCs/>
            <w:sz w:val="22"/>
            <w:highlight w:val="yellow"/>
            <w:rPrChange w:id="386" w:author="Rachel Chi Kiu Mok" w:date="2022-12-09T15:04:00Z">
              <w:rPr>
                <w:b/>
                <w:bCs/>
                <w:sz w:val="22"/>
              </w:rPr>
            </w:rPrChange>
          </w:rPr>
          <w:t xml:space="preserve">Carbon crediting </w:t>
        </w:r>
      </w:ins>
      <w:ins w:id="387" w:author="Rachel Chi Kiu Mok" w:date="2022-12-09T15:04:00Z">
        <w:r w:rsidRPr="00A67F30">
          <w:rPr>
            <w:b/>
            <w:bCs/>
            <w:sz w:val="22"/>
            <w:highlight w:val="yellow"/>
            <w:rPrChange w:id="388" w:author="Rachel Chi Kiu Mok" w:date="2022-12-09T15:04:00Z">
              <w:rPr>
                <w:b/>
                <w:bCs/>
                <w:sz w:val="22"/>
              </w:rPr>
            </w:rPrChange>
          </w:rPr>
          <w:t xml:space="preserve">mechanisms can mobilize additional resources, particularly for removal projects </w:t>
        </w:r>
      </w:ins>
    </w:p>
    <w:p w14:paraId="1E929BAE" w14:textId="49255341" w:rsidR="00A67F30" w:rsidRPr="00A67F30" w:rsidRDefault="00A67F30">
      <w:pPr>
        <w:pStyle w:val="ListParagraph"/>
        <w:numPr>
          <w:ilvl w:val="0"/>
          <w:numId w:val="14"/>
        </w:numPr>
        <w:spacing w:after="120"/>
        <w:jc w:val="left"/>
        <w:rPr>
          <w:ins w:id="389" w:author="Rachel Chi Kiu Mok" w:date="2022-12-09T15:04:00Z"/>
          <w:b/>
          <w:bCs/>
          <w:sz w:val="22"/>
          <w:highlight w:val="yellow"/>
          <w:rPrChange w:id="390" w:author="Rachel Chi Kiu Mok" w:date="2022-12-09T15:04:00Z">
            <w:rPr>
              <w:ins w:id="391" w:author="Rachel Chi Kiu Mok" w:date="2022-12-09T15:04:00Z"/>
              <w:b/>
              <w:bCs/>
              <w:sz w:val="22"/>
            </w:rPr>
          </w:rPrChange>
        </w:rPr>
      </w:pPr>
      <w:ins w:id="392" w:author="Rachel Chi Kiu Mok" w:date="2022-12-09T15:04:00Z">
        <w:r w:rsidRPr="00A67F30">
          <w:rPr>
            <w:b/>
            <w:bCs/>
            <w:sz w:val="22"/>
            <w:highlight w:val="yellow"/>
            <w:rPrChange w:id="393" w:author="Rachel Chi Kiu Mok" w:date="2022-12-09T15:04:00Z">
              <w:rPr>
                <w:b/>
                <w:bCs/>
                <w:sz w:val="22"/>
              </w:rPr>
            </w:rPrChange>
          </w:rPr>
          <w:t>However, ETS and CCERs have not supported abatement to the level required by carbon neutrality</w:t>
        </w:r>
      </w:ins>
    </w:p>
    <w:p w14:paraId="3386D13D" w14:textId="4F9D1625" w:rsidR="00A67F30" w:rsidRPr="00A67F30" w:rsidRDefault="00A67F30">
      <w:pPr>
        <w:pStyle w:val="ListParagraph"/>
        <w:numPr>
          <w:ilvl w:val="0"/>
          <w:numId w:val="14"/>
        </w:numPr>
        <w:spacing w:after="120"/>
        <w:jc w:val="left"/>
        <w:rPr>
          <w:ins w:id="394" w:author="Rachel Chi Kiu Mok" w:date="2022-12-09T15:03:00Z"/>
          <w:b/>
          <w:bCs/>
          <w:sz w:val="22"/>
          <w:highlight w:val="yellow"/>
          <w:rPrChange w:id="395" w:author="Rachel Chi Kiu Mok" w:date="2022-12-09T15:04:00Z">
            <w:rPr>
              <w:ins w:id="396" w:author="Rachel Chi Kiu Mok" w:date="2022-12-09T15:03:00Z"/>
            </w:rPr>
          </w:rPrChange>
        </w:rPr>
        <w:pPrChange w:id="397" w:author="Rachel Chi Kiu Mok" w:date="2022-12-09T15:03:00Z">
          <w:pPr>
            <w:spacing w:after="120"/>
            <w:jc w:val="left"/>
          </w:pPr>
        </w:pPrChange>
      </w:pPr>
      <w:ins w:id="398" w:author="Rachel Chi Kiu Mok" w:date="2022-12-09T15:04:00Z">
        <w:r>
          <w:rPr>
            <w:b/>
            <w:bCs/>
            <w:sz w:val="22"/>
            <w:highlight w:val="yellow"/>
          </w:rPr>
          <w:t xml:space="preserve">Moving forward, there are various short, </w:t>
        </w:r>
        <w:proofErr w:type="gramStart"/>
        <w:r>
          <w:rPr>
            <w:b/>
            <w:bCs/>
            <w:sz w:val="22"/>
            <w:highlight w:val="yellow"/>
          </w:rPr>
          <w:t>medium</w:t>
        </w:r>
        <w:proofErr w:type="gramEnd"/>
        <w:r>
          <w:rPr>
            <w:b/>
            <w:bCs/>
            <w:sz w:val="22"/>
            <w:highlight w:val="yellow"/>
          </w:rPr>
          <w:t xml:space="preserve"> and long-term policy priori</w:t>
        </w:r>
        <w:r w:rsidR="00885D79">
          <w:rPr>
            <w:b/>
            <w:bCs/>
            <w:sz w:val="22"/>
            <w:highlight w:val="yellow"/>
          </w:rPr>
          <w:t>ties</w:t>
        </w:r>
      </w:ins>
    </w:p>
    <w:p w14:paraId="44C62469" w14:textId="3F055F16" w:rsidR="00A67F30" w:rsidRPr="00336936" w:rsidRDefault="00885D79">
      <w:pPr>
        <w:spacing w:after="120"/>
        <w:jc w:val="left"/>
        <w:rPr>
          <w:b/>
          <w:bCs/>
          <w:sz w:val="22"/>
          <w:rPrChange w:id="399" w:author="Rachel Chi Kiu Mok" w:date="2022-12-09T15:03:00Z">
            <w:rPr/>
          </w:rPrChange>
        </w:rPr>
        <w:pPrChange w:id="400" w:author="Rachel Chi Kiu Mok" w:date="2022-12-09T15:03:00Z">
          <w:pPr>
            <w:pStyle w:val="ListParagraph"/>
            <w:numPr>
              <w:numId w:val="26"/>
            </w:numPr>
            <w:spacing w:after="120"/>
            <w:ind w:left="806" w:hanging="806"/>
            <w:jc w:val="left"/>
          </w:pPr>
        </w:pPrChange>
      </w:pPr>
      <w:ins w:id="401" w:author="Rachel Chi Kiu Mok" w:date="2022-12-09T15:05:00Z">
        <w:r w:rsidRPr="00885D79">
          <w:rPr>
            <w:b/>
            <w:bCs/>
            <w:sz w:val="22"/>
            <w:highlight w:val="yellow"/>
            <w:rPrChange w:id="402" w:author="Rachel Chi Kiu Mok" w:date="2022-12-09T15:05:00Z">
              <w:rPr>
                <w:b/>
                <w:bCs/>
                <w:sz w:val="22"/>
              </w:rPr>
            </w:rPrChange>
          </w:rPr>
          <w:t>For the table, suggest adding a point about developing a strategy on how ETS and carbon crediting mechanism can support net zero</w:t>
        </w:r>
      </w:ins>
    </w:p>
    <w:tbl>
      <w:tblPr>
        <w:tblStyle w:val="TableGrid"/>
        <w:tblW w:w="0" w:type="auto"/>
        <w:tblLook w:val="04A0" w:firstRow="1" w:lastRow="0" w:firstColumn="1" w:lastColumn="0" w:noHBand="0" w:noVBand="1"/>
      </w:tblPr>
      <w:tblGrid>
        <w:gridCol w:w="3150"/>
        <w:gridCol w:w="6776"/>
      </w:tblGrid>
      <w:tr w:rsidR="004821AB" w:rsidRPr="004821AB" w14:paraId="32A60EB0" w14:textId="77777777" w:rsidTr="008716C8">
        <w:trPr>
          <w:trHeight w:val="368"/>
        </w:trPr>
        <w:tc>
          <w:tcPr>
            <w:tcW w:w="3150" w:type="dxa"/>
            <w:tcBorders>
              <w:top w:val="single" w:sz="4" w:space="0" w:color="000000" w:themeColor="text1"/>
              <w:left w:val="nil"/>
              <w:bottom w:val="single" w:sz="4" w:space="0" w:color="000000" w:themeColor="text1"/>
              <w:right w:val="single" w:sz="4" w:space="0" w:color="FFFFFF" w:themeColor="background1"/>
            </w:tcBorders>
            <w:shd w:val="clear" w:color="auto" w:fill="1F3864" w:themeFill="accent1" w:themeFillShade="80"/>
            <w:vAlign w:val="center"/>
          </w:tcPr>
          <w:p w14:paraId="7E0C0F7C" w14:textId="34E65432" w:rsidR="004821AB" w:rsidRPr="004821AB" w:rsidRDefault="004821AB" w:rsidP="004821AB">
            <w:pPr>
              <w:jc w:val="center"/>
              <w:rPr>
                <w:b/>
                <w:bCs/>
                <w:sz w:val="22"/>
              </w:rPr>
            </w:pPr>
            <w:commentRangeStart w:id="403"/>
            <w:r w:rsidRPr="004821AB">
              <w:rPr>
                <w:b/>
                <w:bCs/>
                <w:sz w:val="22"/>
              </w:rPr>
              <w:t>Rationale</w:t>
            </w:r>
          </w:p>
        </w:tc>
        <w:tc>
          <w:tcPr>
            <w:tcW w:w="6776" w:type="dxa"/>
            <w:tcBorders>
              <w:top w:val="single" w:sz="4" w:space="0" w:color="000000" w:themeColor="text1"/>
              <w:left w:val="single" w:sz="4" w:space="0" w:color="FFFFFF" w:themeColor="background1"/>
              <w:bottom w:val="single" w:sz="4" w:space="0" w:color="000000" w:themeColor="text1"/>
              <w:right w:val="nil"/>
            </w:tcBorders>
            <w:shd w:val="clear" w:color="auto" w:fill="1F3864" w:themeFill="accent1" w:themeFillShade="80"/>
            <w:vAlign w:val="center"/>
          </w:tcPr>
          <w:p w14:paraId="2FBAF718" w14:textId="05DFC805" w:rsidR="004821AB" w:rsidRPr="004821AB" w:rsidRDefault="0010485B" w:rsidP="004821AB">
            <w:pPr>
              <w:jc w:val="center"/>
              <w:rPr>
                <w:b/>
                <w:bCs/>
                <w:sz w:val="22"/>
              </w:rPr>
            </w:pPr>
            <w:r>
              <w:rPr>
                <w:b/>
                <w:bCs/>
                <w:sz w:val="22"/>
              </w:rPr>
              <w:t>Policy Options</w:t>
            </w:r>
            <w:commentRangeEnd w:id="403"/>
            <w:r w:rsidR="009D53EE">
              <w:rPr>
                <w:rStyle w:val="CommentReference"/>
              </w:rPr>
              <w:commentReference w:id="403"/>
            </w:r>
          </w:p>
        </w:tc>
      </w:tr>
      <w:tr w:rsidR="0010485B" w:rsidRPr="006D6DEE" w14:paraId="09F883C4" w14:textId="77777777" w:rsidTr="001F6DAA">
        <w:trPr>
          <w:trHeight w:val="368"/>
        </w:trPr>
        <w:tc>
          <w:tcPr>
            <w:tcW w:w="9926" w:type="dxa"/>
            <w:gridSpan w:val="2"/>
            <w:tcBorders>
              <w:top w:val="single" w:sz="4" w:space="0" w:color="000000" w:themeColor="text1"/>
              <w:left w:val="nil"/>
              <w:bottom w:val="single" w:sz="4" w:space="0" w:color="000000" w:themeColor="text1"/>
              <w:right w:val="nil"/>
            </w:tcBorders>
            <w:shd w:val="clear" w:color="auto" w:fill="DEEAF6" w:themeFill="accent5" w:themeFillTint="33"/>
            <w:vAlign w:val="center"/>
          </w:tcPr>
          <w:p w14:paraId="457739FD" w14:textId="466B3DB8" w:rsidR="0010485B" w:rsidRPr="006D6DEE" w:rsidRDefault="0010485B" w:rsidP="0010485B">
            <w:pPr>
              <w:jc w:val="left"/>
              <w:rPr>
                <w:b/>
                <w:bCs/>
                <w:sz w:val="22"/>
              </w:rPr>
            </w:pPr>
            <w:r w:rsidRPr="006D6DEE">
              <w:rPr>
                <w:b/>
                <w:bCs/>
                <w:sz w:val="22"/>
              </w:rPr>
              <w:t>1. Improv</w:t>
            </w:r>
            <w:r w:rsidR="00A87ECE">
              <w:rPr>
                <w:b/>
                <w:bCs/>
                <w:sz w:val="22"/>
              </w:rPr>
              <w:t>e</w:t>
            </w:r>
            <w:r w:rsidRPr="006D6DEE">
              <w:rPr>
                <w:b/>
                <w:bCs/>
                <w:sz w:val="22"/>
              </w:rPr>
              <w:t xml:space="preserve"> the design </w:t>
            </w:r>
            <w:r w:rsidR="00E56C3F">
              <w:rPr>
                <w:b/>
                <w:bCs/>
                <w:sz w:val="22"/>
              </w:rPr>
              <w:t>to have a fully functioning</w:t>
            </w:r>
            <w:r w:rsidRPr="006D6DEE">
              <w:rPr>
                <w:b/>
                <w:bCs/>
                <w:sz w:val="22"/>
              </w:rPr>
              <w:t xml:space="preserve"> national ETS</w:t>
            </w:r>
          </w:p>
        </w:tc>
      </w:tr>
      <w:tr w:rsidR="004821AB" w14:paraId="190FC3DB" w14:textId="77777777" w:rsidTr="00A87ECE">
        <w:trPr>
          <w:trHeight w:val="5462"/>
        </w:trPr>
        <w:tc>
          <w:tcPr>
            <w:tcW w:w="3150" w:type="dxa"/>
            <w:tcBorders>
              <w:top w:val="single" w:sz="4" w:space="0" w:color="000000" w:themeColor="text1"/>
              <w:left w:val="nil"/>
              <w:bottom w:val="single" w:sz="4" w:space="0" w:color="000000" w:themeColor="text1"/>
              <w:right w:val="nil"/>
            </w:tcBorders>
            <w:shd w:val="clear" w:color="auto" w:fill="F2F2F2" w:themeFill="background1" w:themeFillShade="F2"/>
          </w:tcPr>
          <w:p w14:paraId="78DA4A6C" w14:textId="32F976BB" w:rsidR="006D6DEE" w:rsidRDefault="006D6DEE" w:rsidP="0080727D">
            <w:pPr>
              <w:spacing w:before="120"/>
              <w:jc w:val="left"/>
              <w:rPr>
                <w:sz w:val="22"/>
              </w:rPr>
            </w:pPr>
            <w:r>
              <w:rPr>
                <w:sz w:val="22"/>
              </w:rPr>
              <w:t>A fully developed and effective carbon market will</w:t>
            </w:r>
            <w:r w:rsidRPr="000A2C28">
              <w:rPr>
                <w:sz w:val="22"/>
              </w:rPr>
              <w:t xml:space="preserve"> play a strong</w:t>
            </w:r>
            <w:r>
              <w:rPr>
                <w:sz w:val="22"/>
              </w:rPr>
              <w:t>er</w:t>
            </w:r>
            <w:r w:rsidRPr="000A2C28">
              <w:rPr>
                <w:sz w:val="22"/>
              </w:rPr>
              <w:t xml:space="preserve"> role in incentivizing cost-effective </w:t>
            </w:r>
            <w:r>
              <w:rPr>
                <w:sz w:val="22"/>
              </w:rPr>
              <w:t xml:space="preserve">emission reductions and accelerate and contribute to the achievement of China’s “30-60 goals”.  </w:t>
            </w:r>
          </w:p>
          <w:p w14:paraId="278E4DE8" w14:textId="1636EFD6" w:rsidR="004821AB" w:rsidRPr="004821AB" w:rsidRDefault="004821AB" w:rsidP="004821AB">
            <w:pPr>
              <w:rPr>
                <w:sz w:val="22"/>
              </w:rPr>
            </w:pPr>
          </w:p>
        </w:tc>
        <w:tc>
          <w:tcPr>
            <w:tcW w:w="6776" w:type="dxa"/>
            <w:tcBorders>
              <w:top w:val="single" w:sz="4" w:space="0" w:color="000000" w:themeColor="text1"/>
              <w:left w:val="nil"/>
              <w:bottom w:val="single" w:sz="4" w:space="0" w:color="000000" w:themeColor="text1"/>
              <w:right w:val="nil"/>
            </w:tcBorders>
          </w:tcPr>
          <w:p w14:paraId="4C373E16" w14:textId="3230DA70" w:rsidR="004821AB" w:rsidRDefault="004821AB" w:rsidP="00EC38D6">
            <w:pPr>
              <w:pStyle w:val="ListParagraph"/>
              <w:numPr>
                <w:ilvl w:val="0"/>
                <w:numId w:val="30"/>
              </w:numPr>
              <w:spacing w:before="120"/>
              <w:ind w:left="245" w:hanging="245"/>
              <w:jc w:val="left"/>
              <w:rPr>
                <w:sz w:val="22"/>
              </w:rPr>
            </w:pPr>
            <w:r>
              <w:rPr>
                <w:sz w:val="22"/>
              </w:rPr>
              <w:t>Transition to an absolute emission cap</w:t>
            </w:r>
            <w:r w:rsidR="00104813">
              <w:rPr>
                <w:sz w:val="22"/>
              </w:rPr>
              <w:t xml:space="preserve"> to ensure long-term emissions trajectory certainty.</w:t>
            </w:r>
          </w:p>
          <w:p w14:paraId="70E4FF21" w14:textId="2484F359" w:rsidR="00BF33E2" w:rsidRDefault="00BF33E2" w:rsidP="00BF33E2">
            <w:pPr>
              <w:pStyle w:val="ListParagraph"/>
              <w:numPr>
                <w:ilvl w:val="0"/>
                <w:numId w:val="30"/>
              </w:numPr>
              <w:ind w:left="239" w:hanging="239"/>
              <w:jc w:val="left"/>
              <w:rPr>
                <w:sz w:val="22"/>
              </w:rPr>
            </w:pPr>
            <w:r>
              <w:rPr>
                <w:sz w:val="22"/>
              </w:rPr>
              <w:t xml:space="preserve">Tighten predetermined emissions intensity benchmarks for each fuel and technology and gradually merge them to enhance the effectiveness of the </w:t>
            </w:r>
            <w:proofErr w:type="gramStart"/>
            <w:r>
              <w:rPr>
                <w:sz w:val="22"/>
              </w:rPr>
              <w:t>output-based</w:t>
            </w:r>
            <w:proofErr w:type="gramEnd"/>
            <w:r>
              <w:rPr>
                <w:sz w:val="22"/>
              </w:rPr>
              <w:t xml:space="preserve"> ETS design and cost-effectively transform the power sector.</w:t>
            </w:r>
          </w:p>
          <w:p w14:paraId="118694F1" w14:textId="2A4163D3" w:rsidR="004821AB" w:rsidRDefault="004821AB" w:rsidP="00EC38D6">
            <w:pPr>
              <w:pStyle w:val="ListParagraph"/>
              <w:numPr>
                <w:ilvl w:val="0"/>
                <w:numId w:val="30"/>
              </w:numPr>
              <w:ind w:left="239" w:hanging="239"/>
              <w:jc w:val="left"/>
              <w:rPr>
                <w:sz w:val="22"/>
              </w:rPr>
            </w:pPr>
            <w:r>
              <w:rPr>
                <w:sz w:val="22"/>
              </w:rPr>
              <w:t>Expand to other energy-intensive sectors</w:t>
            </w:r>
            <w:r w:rsidR="0080727D">
              <w:rPr>
                <w:sz w:val="22"/>
              </w:rPr>
              <w:t>.</w:t>
            </w:r>
          </w:p>
          <w:p w14:paraId="2A6BA535" w14:textId="2722594E" w:rsidR="004821AB" w:rsidRDefault="004821AB" w:rsidP="00EC38D6">
            <w:pPr>
              <w:pStyle w:val="ListParagraph"/>
              <w:numPr>
                <w:ilvl w:val="0"/>
                <w:numId w:val="30"/>
              </w:numPr>
              <w:ind w:left="239" w:hanging="239"/>
              <w:jc w:val="left"/>
              <w:rPr>
                <w:sz w:val="22"/>
              </w:rPr>
            </w:pPr>
            <w:r>
              <w:rPr>
                <w:sz w:val="22"/>
              </w:rPr>
              <w:t>Establish price signals in the market</w:t>
            </w:r>
            <w:r w:rsidR="00EC38D6">
              <w:rPr>
                <w:sz w:val="22"/>
              </w:rPr>
              <w:t xml:space="preserve"> by </w:t>
            </w:r>
            <w:r w:rsidR="00E56C3F">
              <w:rPr>
                <w:sz w:val="22"/>
              </w:rPr>
              <w:t>providing additional and varied trading</w:t>
            </w:r>
            <w:r w:rsidR="00EC38D6">
              <w:rPr>
                <w:sz w:val="22"/>
              </w:rPr>
              <w:t xml:space="preserve"> products and other derivatives</w:t>
            </w:r>
            <w:r w:rsidR="00E56C3F">
              <w:rPr>
                <w:sz w:val="22"/>
              </w:rPr>
              <w:t xml:space="preserve"> to also facilitate liquidity</w:t>
            </w:r>
            <w:r w:rsidR="00EC38D6">
              <w:rPr>
                <w:sz w:val="22"/>
              </w:rPr>
              <w:t xml:space="preserve">. </w:t>
            </w:r>
          </w:p>
          <w:p w14:paraId="691B18D3" w14:textId="7D3BEB90" w:rsidR="004821AB" w:rsidRDefault="004821AB" w:rsidP="00EC38D6">
            <w:pPr>
              <w:pStyle w:val="ListParagraph"/>
              <w:numPr>
                <w:ilvl w:val="0"/>
                <w:numId w:val="30"/>
              </w:numPr>
              <w:ind w:left="239" w:hanging="239"/>
              <w:jc w:val="left"/>
              <w:rPr>
                <w:sz w:val="22"/>
              </w:rPr>
            </w:pPr>
            <w:r>
              <w:rPr>
                <w:sz w:val="22"/>
              </w:rPr>
              <w:t>Introduc</w:t>
            </w:r>
            <w:r w:rsidR="00951651">
              <w:rPr>
                <w:sz w:val="22"/>
              </w:rPr>
              <w:t>e</w:t>
            </w:r>
            <w:r>
              <w:rPr>
                <w:sz w:val="22"/>
              </w:rPr>
              <w:t xml:space="preserve"> auctioning in allowance allocation </w:t>
            </w:r>
            <w:r w:rsidR="00104813">
              <w:rPr>
                <w:sz w:val="22"/>
              </w:rPr>
              <w:t xml:space="preserve">in incentivize fuel switching and </w:t>
            </w:r>
            <w:r w:rsidR="00BF33E2">
              <w:rPr>
                <w:sz w:val="22"/>
              </w:rPr>
              <w:t>generating</w:t>
            </w:r>
            <w:r w:rsidR="00104813">
              <w:rPr>
                <w:sz w:val="22"/>
              </w:rPr>
              <w:t xml:space="preserve"> revenues to expand climate action.</w:t>
            </w:r>
          </w:p>
          <w:p w14:paraId="424A0730" w14:textId="35193C7A" w:rsidR="004821AB" w:rsidRDefault="00A00B9D" w:rsidP="00EC38D6">
            <w:pPr>
              <w:pStyle w:val="ListParagraph"/>
              <w:numPr>
                <w:ilvl w:val="0"/>
                <w:numId w:val="30"/>
              </w:numPr>
              <w:ind w:left="239" w:hanging="239"/>
              <w:jc w:val="left"/>
              <w:rPr>
                <w:sz w:val="22"/>
              </w:rPr>
            </w:pPr>
            <w:r>
              <w:rPr>
                <w:sz w:val="22"/>
              </w:rPr>
              <w:t>S</w:t>
            </w:r>
            <w:r w:rsidRPr="0010485B">
              <w:rPr>
                <w:sz w:val="22"/>
              </w:rPr>
              <w:t>trengthen the rules and penalties around monitoring, reporting and verification (MRV) of emissions</w:t>
            </w:r>
            <w:r w:rsidR="0010485B">
              <w:rPr>
                <w:sz w:val="22"/>
              </w:rPr>
              <w:t>.</w:t>
            </w:r>
          </w:p>
          <w:p w14:paraId="6EE163C2" w14:textId="16608852" w:rsidR="00E56C3F" w:rsidRDefault="00104813" w:rsidP="00E56C3F">
            <w:pPr>
              <w:pStyle w:val="ListParagraph"/>
              <w:numPr>
                <w:ilvl w:val="0"/>
                <w:numId w:val="30"/>
              </w:numPr>
              <w:ind w:left="239" w:hanging="239"/>
              <w:jc w:val="left"/>
              <w:rPr>
                <w:sz w:val="22"/>
              </w:rPr>
            </w:pPr>
            <w:r>
              <w:rPr>
                <w:sz w:val="22"/>
              </w:rPr>
              <w:t>D</w:t>
            </w:r>
            <w:r w:rsidR="004821AB">
              <w:rPr>
                <w:sz w:val="22"/>
              </w:rPr>
              <w:t>evelop</w:t>
            </w:r>
            <w:r w:rsidR="004821AB" w:rsidRPr="00F23EB8">
              <w:rPr>
                <w:sz w:val="22"/>
              </w:rPr>
              <w:t xml:space="preserve"> stronger legal enforcement </w:t>
            </w:r>
            <w:r w:rsidR="004821AB">
              <w:rPr>
                <w:sz w:val="22"/>
              </w:rPr>
              <w:t>through</w:t>
            </w:r>
            <w:r w:rsidR="004821AB" w:rsidRPr="00F23EB8">
              <w:rPr>
                <w:sz w:val="22"/>
              </w:rPr>
              <w:t xml:space="preserve"> </w:t>
            </w:r>
            <w:r w:rsidR="004821AB">
              <w:rPr>
                <w:sz w:val="22"/>
              </w:rPr>
              <w:t xml:space="preserve">top government authorities, </w:t>
            </w:r>
            <w:proofErr w:type="gramStart"/>
            <w:r w:rsidR="004821AB">
              <w:rPr>
                <w:sz w:val="22"/>
              </w:rPr>
              <w:t>e.g.</w:t>
            </w:r>
            <w:proofErr w:type="gramEnd"/>
            <w:r w:rsidR="004821AB">
              <w:rPr>
                <w:sz w:val="22"/>
              </w:rPr>
              <w:t xml:space="preserve"> the </w:t>
            </w:r>
            <w:r w:rsidR="004821AB" w:rsidRPr="00F23EB8">
              <w:rPr>
                <w:sz w:val="22"/>
              </w:rPr>
              <w:t>State Council</w:t>
            </w:r>
            <w:r w:rsidR="0080727D">
              <w:rPr>
                <w:sz w:val="22"/>
              </w:rPr>
              <w:t>.</w:t>
            </w:r>
          </w:p>
          <w:p w14:paraId="1BA69AAD" w14:textId="44695C23" w:rsidR="00E56C3F" w:rsidRDefault="00E56C3F" w:rsidP="00E56C3F">
            <w:pPr>
              <w:pStyle w:val="ListParagraph"/>
              <w:numPr>
                <w:ilvl w:val="0"/>
                <w:numId w:val="30"/>
              </w:numPr>
              <w:ind w:left="239" w:hanging="239"/>
              <w:jc w:val="left"/>
              <w:rPr>
                <w:sz w:val="22"/>
              </w:rPr>
            </w:pPr>
            <w:r w:rsidRPr="00E56C3F">
              <w:rPr>
                <w:sz w:val="22"/>
              </w:rPr>
              <w:t>Finaliz</w:t>
            </w:r>
            <w:r w:rsidR="00951651">
              <w:rPr>
                <w:sz w:val="22"/>
              </w:rPr>
              <w:t>e</w:t>
            </w:r>
            <w:r w:rsidRPr="00E56C3F">
              <w:rPr>
                <w:sz w:val="22"/>
              </w:rPr>
              <w:t xml:space="preserve"> climate and carbon market legislation</w:t>
            </w:r>
            <w:r>
              <w:rPr>
                <w:sz w:val="22"/>
              </w:rPr>
              <w:t>.</w:t>
            </w:r>
          </w:p>
          <w:p w14:paraId="19007BB7" w14:textId="07A215FD" w:rsidR="0000688E" w:rsidRDefault="0000688E" w:rsidP="00E56C3F">
            <w:pPr>
              <w:pStyle w:val="ListParagraph"/>
              <w:numPr>
                <w:ilvl w:val="0"/>
                <w:numId w:val="30"/>
              </w:numPr>
              <w:ind w:left="239" w:hanging="239"/>
              <w:jc w:val="left"/>
              <w:rPr>
                <w:sz w:val="22"/>
              </w:rPr>
            </w:pPr>
            <w:r>
              <w:rPr>
                <w:sz w:val="22"/>
              </w:rPr>
              <w:t>Conduct research and finalize the transition plan to incorporate subnational pilot ETSs into the national ETS.</w:t>
            </w:r>
          </w:p>
          <w:p w14:paraId="194F7A33" w14:textId="240BEDBF" w:rsidR="004821AB" w:rsidRPr="004821AB" w:rsidRDefault="00104813" w:rsidP="00EC38D6">
            <w:pPr>
              <w:pStyle w:val="ListParagraph"/>
              <w:numPr>
                <w:ilvl w:val="0"/>
                <w:numId w:val="30"/>
              </w:numPr>
              <w:ind w:left="239" w:hanging="239"/>
              <w:jc w:val="left"/>
              <w:rPr>
                <w:sz w:val="22"/>
              </w:rPr>
            </w:pPr>
            <w:r>
              <w:rPr>
                <w:sz w:val="22"/>
              </w:rPr>
              <w:t>E</w:t>
            </w:r>
            <w:r w:rsidR="004821AB">
              <w:rPr>
                <w:sz w:val="22"/>
              </w:rPr>
              <w:t>nsur</w:t>
            </w:r>
            <w:r w:rsidR="00951651">
              <w:rPr>
                <w:sz w:val="22"/>
              </w:rPr>
              <w:t>e</w:t>
            </w:r>
            <w:r w:rsidR="004821AB">
              <w:rPr>
                <w:sz w:val="22"/>
              </w:rPr>
              <w:t xml:space="preserve"> </w:t>
            </w:r>
            <w:r w:rsidR="0080727D">
              <w:rPr>
                <w:sz w:val="22"/>
              </w:rPr>
              <w:t xml:space="preserve">a </w:t>
            </w:r>
            <w:r w:rsidR="004821AB">
              <w:rPr>
                <w:sz w:val="22"/>
              </w:rPr>
              <w:t>just transition</w:t>
            </w:r>
            <w:r w:rsidR="0080727D">
              <w:rPr>
                <w:sz w:val="22"/>
              </w:rPr>
              <w:t>.</w:t>
            </w:r>
            <w:r w:rsidR="004821AB">
              <w:rPr>
                <w:sz w:val="22"/>
              </w:rPr>
              <w:t xml:space="preserve"> </w:t>
            </w:r>
          </w:p>
        </w:tc>
      </w:tr>
      <w:tr w:rsidR="0080727D" w14:paraId="2CF76B93" w14:textId="77777777" w:rsidTr="001F6DAA">
        <w:trPr>
          <w:trHeight w:val="374"/>
        </w:trPr>
        <w:tc>
          <w:tcPr>
            <w:tcW w:w="9926" w:type="dxa"/>
            <w:gridSpan w:val="2"/>
            <w:tcBorders>
              <w:top w:val="single" w:sz="4" w:space="0" w:color="000000" w:themeColor="text1"/>
              <w:left w:val="nil"/>
              <w:bottom w:val="single" w:sz="4" w:space="0" w:color="000000" w:themeColor="text1"/>
              <w:right w:val="nil"/>
            </w:tcBorders>
            <w:shd w:val="clear" w:color="auto" w:fill="DEEAF6" w:themeFill="accent5" w:themeFillTint="33"/>
            <w:vAlign w:val="center"/>
          </w:tcPr>
          <w:p w14:paraId="0C4778F1" w14:textId="746940D9" w:rsidR="0080727D" w:rsidRPr="0080727D" w:rsidRDefault="0080727D" w:rsidP="0080727D">
            <w:pPr>
              <w:jc w:val="left"/>
              <w:rPr>
                <w:b/>
                <w:bCs/>
                <w:sz w:val="22"/>
              </w:rPr>
            </w:pPr>
            <w:r w:rsidRPr="0080727D">
              <w:rPr>
                <w:b/>
                <w:bCs/>
                <w:sz w:val="22"/>
              </w:rPr>
              <w:t xml:space="preserve">2. Develop a national offset market </w:t>
            </w:r>
          </w:p>
        </w:tc>
      </w:tr>
      <w:tr w:rsidR="00EC38D6" w14:paraId="610EB25A" w14:textId="77777777" w:rsidTr="00A87ECE">
        <w:trPr>
          <w:trHeight w:val="5633"/>
        </w:trPr>
        <w:tc>
          <w:tcPr>
            <w:tcW w:w="3150" w:type="dxa"/>
            <w:tcBorders>
              <w:top w:val="single" w:sz="4" w:space="0" w:color="000000" w:themeColor="text1"/>
              <w:left w:val="nil"/>
              <w:bottom w:val="single" w:sz="4" w:space="0" w:color="auto"/>
              <w:right w:val="nil"/>
            </w:tcBorders>
            <w:shd w:val="clear" w:color="auto" w:fill="F2F2F2" w:themeFill="background1" w:themeFillShade="F2"/>
          </w:tcPr>
          <w:p w14:paraId="7BDB1B9F" w14:textId="118C3618" w:rsidR="00A87ECE" w:rsidRDefault="00EC38D6" w:rsidP="0000688E">
            <w:pPr>
              <w:spacing w:before="120"/>
              <w:jc w:val="left"/>
              <w:rPr>
                <w:sz w:val="22"/>
              </w:rPr>
            </w:pPr>
            <w:r>
              <w:rPr>
                <w:sz w:val="22"/>
                <w:szCs w:val="24"/>
              </w:rPr>
              <w:lastRenderedPageBreak/>
              <w:t xml:space="preserve">Voluntary carbon markets </w:t>
            </w:r>
            <w:r w:rsidRPr="001D58EC">
              <w:rPr>
                <w:sz w:val="22"/>
                <w:szCs w:val="24"/>
              </w:rPr>
              <w:t xml:space="preserve">are essential for a complete carbon market to stimulate emission cuts, drive greater participation beyond the compliance market, and further mobilize private financing to climate-action projects that would not otherwise get off the ground. </w:t>
            </w:r>
            <w:r>
              <w:rPr>
                <w:sz w:val="22"/>
                <w:szCs w:val="24"/>
              </w:rPr>
              <w:t>In addition, credits</w:t>
            </w:r>
            <w:r w:rsidRPr="001D58EC">
              <w:rPr>
                <w:sz w:val="22"/>
              </w:rPr>
              <w:t xml:space="preserve"> are more financial in nature compared with carbon allowances and can support the development and circulation of more derivative products. A more active carbon financial market, with a wider range of products, will attract more capital and positive feedback into the primary carbon emissions market.</w:t>
            </w:r>
          </w:p>
        </w:tc>
        <w:tc>
          <w:tcPr>
            <w:tcW w:w="6776" w:type="dxa"/>
            <w:tcBorders>
              <w:top w:val="single" w:sz="4" w:space="0" w:color="000000" w:themeColor="text1"/>
              <w:left w:val="nil"/>
              <w:bottom w:val="single" w:sz="4" w:space="0" w:color="auto"/>
              <w:right w:val="nil"/>
            </w:tcBorders>
          </w:tcPr>
          <w:p w14:paraId="542C8B87" w14:textId="4BEDDF94" w:rsidR="00EC38D6" w:rsidRPr="0000688E" w:rsidRDefault="0000688E" w:rsidP="00A87ECE">
            <w:pPr>
              <w:pStyle w:val="ListParagraph"/>
              <w:numPr>
                <w:ilvl w:val="0"/>
                <w:numId w:val="37"/>
              </w:numPr>
              <w:spacing w:before="120"/>
              <w:ind w:left="245" w:hanging="245"/>
              <w:jc w:val="left"/>
              <w:rPr>
                <w:sz w:val="22"/>
                <w:szCs w:val="24"/>
              </w:rPr>
            </w:pPr>
            <w:r>
              <w:rPr>
                <w:sz w:val="22"/>
                <w:szCs w:val="24"/>
              </w:rPr>
              <w:t xml:space="preserve">Finalize the </w:t>
            </w:r>
            <w:r w:rsidRPr="0000688E">
              <w:rPr>
                <w:sz w:val="22"/>
                <w:szCs w:val="24"/>
              </w:rPr>
              <w:t>management rules on</w:t>
            </w:r>
            <w:r>
              <w:rPr>
                <w:sz w:val="22"/>
                <w:szCs w:val="24"/>
              </w:rPr>
              <w:t xml:space="preserve"> </w:t>
            </w:r>
            <w:r w:rsidRPr="0000688E">
              <w:rPr>
                <w:sz w:val="22"/>
                <w:szCs w:val="24"/>
              </w:rPr>
              <w:t>the trading of voluntary emission reduction</w:t>
            </w:r>
            <w:r>
              <w:rPr>
                <w:sz w:val="22"/>
                <w:szCs w:val="24"/>
              </w:rPr>
              <w:t xml:space="preserve"> </w:t>
            </w:r>
            <w:r w:rsidRPr="0000688E">
              <w:rPr>
                <w:sz w:val="22"/>
                <w:szCs w:val="24"/>
              </w:rPr>
              <w:t>of greenhouse gas</w:t>
            </w:r>
            <w:r>
              <w:rPr>
                <w:sz w:val="22"/>
                <w:szCs w:val="24"/>
              </w:rPr>
              <w:t>es and r</w:t>
            </w:r>
            <w:r w:rsidR="00EC38D6" w:rsidRPr="0000688E">
              <w:rPr>
                <w:sz w:val="22"/>
                <w:szCs w:val="24"/>
              </w:rPr>
              <w:t>esum</w:t>
            </w:r>
            <w:r w:rsidR="00951651" w:rsidRPr="0000688E">
              <w:rPr>
                <w:sz w:val="22"/>
                <w:szCs w:val="24"/>
              </w:rPr>
              <w:t>e</w:t>
            </w:r>
            <w:r w:rsidR="00EC38D6" w:rsidRPr="0000688E">
              <w:rPr>
                <w:sz w:val="22"/>
                <w:szCs w:val="24"/>
              </w:rPr>
              <w:t xml:space="preserve"> the China GHG Voluntary Emission Reduction Program.</w:t>
            </w:r>
          </w:p>
          <w:p w14:paraId="445758EF" w14:textId="77777777" w:rsidR="008716C8" w:rsidRPr="008716C8" w:rsidRDefault="00EC38D6" w:rsidP="00951651">
            <w:pPr>
              <w:pStyle w:val="ListParagraph"/>
              <w:numPr>
                <w:ilvl w:val="0"/>
                <w:numId w:val="37"/>
              </w:numPr>
              <w:ind w:left="239" w:hanging="239"/>
              <w:jc w:val="left"/>
              <w:rPr>
                <w:sz w:val="22"/>
              </w:rPr>
            </w:pPr>
            <w:r>
              <w:rPr>
                <w:sz w:val="22"/>
                <w:szCs w:val="24"/>
              </w:rPr>
              <w:t>Revis</w:t>
            </w:r>
            <w:r w:rsidR="00951651">
              <w:rPr>
                <w:sz w:val="22"/>
                <w:szCs w:val="24"/>
              </w:rPr>
              <w:t>e and improv</w:t>
            </w:r>
            <w:r w:rsidR="008716C8">
              <w:rPr>
                <w:sz w:val="22"/>
                <w:szCs w:val="24"/>
              </w:rPr>
              <w:t>e</w:t>
            </w:r>
            <w:r>
              <w:rPr>
                <w:sz w:val="22"/>
                <w:szCs w:val="24"/>
              </w:rPr>
              <w:t xml:space="preserve"> CCER scheme design</w:t>
            </w:r>
            <w:r w:rsidR="00E56C3F">
              <w:rPr>
                <w:sz w:val="22"/>
                <w:szCs w:val="24"/>
              </w:rPr>
              <w:t xml:space="preserve"> and regulations</w:t>
            </w:r>
            <w:r w:rsidR="008716C8">
              <w:rPr>
                <w:sz w:val="22"/>
                <w:szCs w:val="24"/>
              </w:rPr>
              <w:t>, including</w:t>
            </w:r>
          </w:p>
          <w:p w14:paraId="3912E0CA" w14:textId="56BCD0BB" w:rsidR="008716C8" w:rsidRDefault="008716C8" w:rsidP="008716C8">
            <w:pPr>
              <w:pStyle w:val="ListParagraph"/>
              <w:numPr>
                <w:ilvl w:val="1"/>
                <w:numId w:val="37"/>
              </w:numPr>
              <w:ind w:left="704"/>
              <w:jc w:val="left"/>
              <w:rPr>
                <w:sz w:val="22"/>
              </w:rPr>
            </w:pPr>
            <w:r>
              <w:rPr>
                <w:sz w:val="22"/>
              </w:rPr>
              <w:t>Improve and finalize methodologies on baseline, additionality, and emission reduction accounting.</w:t>
            </w:r>
          </w:p>
          <w:p w14:paraId="05986C29" w14:textId="3976F5E8" w:rsidR="008716C8" w:rsidRPr="008716C8" w:rsidRDefault="008716C8" w:rsidP="008716C8">
            <w:pPr>
              <w:pStyle w:val="ListParagraph"/>
              <w:numPr>
                <w:ilvl w:val="1"/>
                <w:numId w:val="37"/>
              </w:numPr>
              <w:ind w:left="704"/>
              <w:jc w:val="left"/>
              <w:rPr>
                <w:sz w:val="22"/>
              </w:rPr>
            </w:pPr>
            <w:r>
              <w:rPr>
                <w:sz w:val="22"/>
              </w:rPr>
              <w:t>Simplify and standardize the implementation system of CCER to reduce regulatory and operational costs.</w:t>
            </w:r>
          </w:p>
          <w:p w14:paraId="3CDBDC89" w14:textId="5583B711" w:rsidR="00EC38D6" w:rsidRPr="00E56C3F" w:rsidRDefault="0000688E" w:rsidP="008716C8">
            <w:pPr>
              <w:pStyle w:val="ListParagraph"/>
              <w:numPr>
                <w:ilvl w:val="1"/>
                <w:numId w:val="37"/>
              </w:numPr>
              <w:ind w:left="704"/>
              <w:jc w:val="left"/>
              <w:rPr>
                <w:sz w:val="22"/>
              </w:rPr>
            </w:pPr>
            <w:r>
              <w:rPr>
                <w:sz w:val="22"/>
                <w:szCs w:val="24"/>
              </w:rPr>
              <w:t>introduce additional financial</w:t>
            </w:r>
            <w:r w:rsidRPr="0000688E">
              <w:rPr>
                <w:sz w:val="22"/>
                <w:szCs w:val="24"/>
              </w:rPr>
              <w:t xml:space="preserve"> derivatives</w:t>
            </w:r>
            <w:r>
              <w:rPr>
                <w:sz w:val="22"/>
                <w:szCs w:val="24"/>
              </w:rPr>
              <w:t xml:space="preserve">, </w:t>
            </w:r>
            <w:r w:rsidRPr="0000688E">
              <w:rPr>
                <w:sz w:val="22"/>
                <w:szCs w:val="24"/>
              </w:rPr>
              <w:t xml:space="preserve">diversify trading categories, methods, and players </w:t>
            </w:r>
            <w:proofErr w:type="gramStart"/>
            <w:r w:rsidRPr="0000688E">
              <w:rPr>
                <w:sz w:val="22"/>
                <w:szCs w:val="24"/>
              </w:rPr>
              <w:t>so as to</w:t>
            </w:r>
            <w:proofErr w:type="gramEnd"/>
            <w:r>
              <w:rPr>
                <w:sz w:val="22"/>
                <w:szCs w:val="24"/>
              </w:rPr>
              <w:t xml:space="preserve"> guide market expectations and</w:t>
            </w:r>
            <w:r w:rsidRPr="0000688E">
              <w:rPr>
                <w:sz w:val="22"/>
                <w:szCs w:val="24"/>
              </w:rPr>
              <w:t xml:space="preserve"> form reasonable carbon pricing</w:t>
            </w:r>
            <w:r>
              <w:rPr>
                <w:sz w:val="22"/>
                <w:szCs w:val="24"/>
              </w:rPr>
              <w:t>, 2)</w:t>
            </w:r>
            <w:r w:rsidRPr="0000688E">
              <w:rPr>
                <w:sz w:val="24"/>
                <w:szCs w:val="28"/>
              </w:rPr>
              <w:t xml:space="preserve"> </w:t>
            </w:r>
            <w:r w:rsidR="00EC38D6">
              <w:rPr>
                <w:sz w:val="22"/>
                <w:szCs w:val="24"/>
              </w:rPr>
              <w:t>meet the requirements of CORSIA’s eligible emission units.</w:t>
            </w:r>
          </w:p>
          <w:p w14:paraId="61C46F8B" w14:textId="27F245D7" w:rsidR="00E56C3F" w:rsidRDefault="00A00B9D" w:rsidP="00951651">
            <w:pPr>
              <w:pStyle w:val="ListParagraph"/>
              <w:numPr>
                <w:ilvl w:val="0"/>
                <w:numId w:val="37"/>
              </w:numPr>
              <w:ind w:left="239" w:hanging="239"/>
              <w:jc w:val="left"/>
              <w:rPr>
                <w:sz w:val="22"/>
              </w:rPr>
            </w:pPr>
            <w:r w:rsidRPr="00A00B9D">
              <w:rPr>
                <w:sz w:val="22"/>
              </w:rPr>
              <w:t>Build integrity and transparency in</w:t>
            </w:r>
            <w:r>
              <w:rPr>
                <w:sz w:val="22"/>
              </w:rPr>
              <w:t xml:space="preserve"> CCER markets</w:t>
            </w:r>
            <w:r w:rsidR="00951651">
              <w:rPr>
                <w:sz w:val="22"/>
              </w:rPr>
              <w:t xml:space="preserve"> and establishing robust accounting rules to ensure the avoidance of double counting.</w:t>
            </w:r>
          </w:p>
          <w:p w14:paraId="4DEE3960" w14:textId="151CD16A" w:rsidR="00951651" w:rsidRDefault="00951651" w:rsidP="00951651">
            <w:pPr>
              <w:pStyle w:val="ListParagraph"/>
              <w:numPr>
                <w:ilvl w:val="0"/>
                <w:numId w:val="37"/>
              </w:numPr>
              <w:ind w:left="239" w:hanging="239"/>
              <w:jc w:val="left"/>
              <w:rPr>
                <w:sz w:val="22"/>
              </w:rPr>
            </w:pPr>
            <w:r>
              <w:rPr>
                <w:sz w:val="22"/>
              </w:rPr>
              <w:t xml:space="preserve">Implement dynamic adjustments to </w:t>
            </w:r>
            <w:r w:rsidR="00BF33E2">
              <w:rPr>
                <w:sz w:val="22"/>
              </w:rPr>
              <w:t>e</w:t>
            </w:r>
            <w:r>
              <w:rPr>
                <w:sz w:val="22"/>
              </w:rPr>
              <w:t xml:space="preserve">missions factors and </w:t>
            </w:r>
            <w:r w:rsidR="0000688E">
              <w:rPr>
                <w:sz w:val="22"/>
              </w:rPr>
              <w:t>offset</w:t>
            </w:r>
            <w:r>
              <w:rPr>
                <w:sz w:val="22"/>
              </w:rPr>
              <w:t xml:space="preserve"> percentage</w:t>
            </w:r>
            <w:r w:rsidR="0000688E">
              <w:rPr>
                <w:sz w:val="22"/>
              </w:rPr>
              <w:t xml:space="preserve"> of CCER</w:t>
            </w:r>
            <w:r>
              <w:rPr>
                <w:sz w:val="22"/>
              </w:rPr>
              <w:t xml:space="preserve"> in ETS to avoid oversupply or supply shortage</w:t>
            </w:r>
            <w:r w:rsidR="008716C8">
              <w:rPr>
                <w:sz w:val="22"/>
              </w:rPr>
              <w:t xml:space="preserve"> and to stabilize carbon prices</w:t>
            </w:r>
            <w:r>
              <w:rPr>
                <w:sz w:val="22"/>
              </w:rPr>
              <w:t>.</w:t>
            </w:r>
          </w:p>
          <w:p w14:paraId="680348DA" w14:textId="471BF9E2" w:rsidR="00BF33E2" w:rsidRPr="00EC38D6" w:rsidRDefault="00BF33E2" w:rsidP="00951651">
            <w:pPr>
              <w:pStyle w:val="ListParagraph"/>
              <w:numPr>
                <w:ilvl w:val="0"/>
                <w:numId w:val="37"/>
              </w:numPr>
              <w:ind w:left="239" w:hanging="239"/>
              <w:jc w:val="left"/>
              <w:rPr>
                <w:sz w:val="22"/>
              </w:rPr>
            </w:pPr>
            <w:r w:rsidRPr="001F6DAA">
              <w:rPr>
                <w:sz w:val="22"/>
                <w:szCs w:val="24"/>
              </w:rPr>
              <w:t>Define high quality standards for removal credits.</w:t>
            </w:r>
          </w:p>
        </w:tc>
      </w:tr>
      <w:tr w:rsidR="00EC38D6" w:rsidRPr="001F6DAA" w14:paraId="00D133D9" w14:textId="77777777" w:rsidTr="00A87ECE">
        <w:trPr>
          <w:trHeight w:val="374"/>
        </w:trPr>
        <w:tc>
          <w:tcPr>
            <w:tcW w:w="9926" w:type="dxa"/>
            <w:gridSpan w:val="2"/>
            <w:tcBorders>
              <w:top w:val="single" w:sz="4" w:space="0" w:color="auto"/>
              <w:left w:val="nil"/>
              <w:bottom w:val="single" w:sz="4" w:space="0" w:color="auto"/>
              <w:right w:val="nil"/>
            </w:tcBorders>
            <w:shd w:val="clear" w:color="auto" w:fill="DEEAF6" w:themeFill="accent5" w:themeFillTint="33"/>
            <w:vAlign w:val="center"/>
          </w:tcPr>
          <w:p w14:paraId="5437EECE" w14:textId="38720272" w:rsidR="00EC38D6" w:rsidRPr="001F6DAA" w:rsidRDefault="001F6DAA" w:rsidP="001F6DAA">
            <w:pPr>
              <w:jc w:val="left"/>
              <w:rPr>
                <w:b/>
                <w:bCs/>
                <w:sz w:val="22"/>
              </w:rPr>
            </w:pPr>
            <w:r w:rsidRPr="001F6DAA">
              <w:rPr>
                <w:b/>
                <w:bCs/>
                <w:sz w:val="22"/>
              </w:rPr>
              <w:t xml:space="preserve">3. </w:t>
            </w:r>
            <w:r w:rsidR="00A87ECE" w:rsidRPr="00A87ECE">
              <w:rPr>
                <w:b/>
                <w:bCs/>
                <w:sz w:val="22"/>
              </w:rPr>
              <w:t>Strengthen policy coordination</w:t>
            </w:r>
            <w:r w:rsidR="00A87ECE">
              <w:rPr>
                <w:b/>
                <w:bCs/>
                <w:sz w:val="22"/>
              </w:rPr>
              <w:t xml:space="preserve"> to ensure </w:t>
            </w:r>
            <w:r w:rsidR="00A87ECE" w:rsidRPr="00A87ECE">
              <w:rPr>
                <w:b/>
                <w:bCs/>
                <w:sz w:val="22"/>
              </w:rPr>
              <w:t>coherence</w:t>
            </w:r>
            <w:r w:rsidR="00A87ECE">
              <w:rPr>
                <w:b/>
                <w:bCs/>
                <w:sz w:val="22"/>
              </w:rPr>
              <w:t xml:space="preserve"> with other national mitigation strategies</w:t>
            </w:r>
          </w:p>
        </w:tc>
      </w:tr>
      <w:tr w:rsidR="004821AB" w14:paraId="61807327" w14:textId="77777777" w:rsidTr="00DA443C">
        <w:trPr>
          <w:trHeight w:val="4013"/>
        </w:trPr>
        <w:tc>
          <w:tcPr>
            <w:tcW w:w="3150" w:type="dxa"/>
            <w:tcBorders>
              <w:top w:val="single" w:sz="4" w:space="0" w:color="auto"/>
              <w:left w:val="nil"/>
              <w:bottom w:val="single" w:sz="4" w:space="0" w:color="auto"/>
              <w:right w:val="nil"/>
            </w:tcBorders>
            <w:shd w:val="clear" w:color="auto" w:fill="F2F2F2" w:themeFill="background1" w:themeFillShade="F2"/>
          </w:tcPr>
          <w:p w14:paraId="20851052" w14:textId="7FA78BC6" w:rsidR="004821AB" w:rsidRDefault="0010485B" w:rsidP="00A87ECE">
            <w:pPr>
              <w:spacing w:before="120"/>
              <w:jc w:val="left"/>
              <w:rPr>
                <w:sz w:val="22"/>
              </w:rPr>
            </w:pPr>
            <w:r w:rsidRPr="0010485B">
              <w:rPr>
                <w:sz w:val="22"/>
              </w:rPr>
              <w:t xml:space="preserve">It is important that there is coherence with other relevant </w:t>
            </w:r>
            <w:r w:rsidR="00506654">
              <w:rPr>
                <w:sz w:val="22"/>
              </w:rPr>
              <w:t xml:space="preserve">market-based mitigation </w:t>
            </w:r>
            <w:r w:rsidRPr="0010485B">
              <w:rPr>
                <w:sz w:val="22"/>
              </w:rPr>
              <w:t>policies, such as trading of energy consumption rights</w:t>
            </w:r>
            <w:r w:rsidR="00506654">
              <w:rPr>
                <w:sz w:val="22"/>
              </w:rPr>
              <w:t xml:space="preserve">, and </w:t>
            </w:r>
            <w:r w:rsidR="00506654" w:rsidRPr="00506654">
              <w:rPr>
                <w:sz w:val="22"/>
              </w:rPr>
              <w:t>green power certificate</w:t>
            </w:r>
            <w:r w:rsidR="00506654">
              <w:rPr>
                <w:sz w:val="22"/>
              </w:rPr>
              <w:t xml:space="preserve"> voluntary trading system</w:t>
            </w:r>
            <w:r w:rsidRPr="0010485B">
              <w:rPr>
                <w:sz w:val="22"/>
              </w:rPr>
              <w:t xml:space="preserve">. </w:t>
            </w:r>
            <w:r w:rsidR="009B716E">
              <w:rPr>
                <w:sz w:val="22"/>
              </w:rPr>
              <w:t xml:space="preserve">To optimize the intended role of </w:t>
            </w:r>
            <w:r w:rsidRPr="0010485B">
              <w:rPr>
                <w:sz w:val="22"/>
              </w:rPr>
              <w:t>carbon pricing in cost</w:t>
            </w:r>
            <w:r w:rsidR="009B716E">
              <w:rPr>
                <w:sz w:val="22"/>
              </w:rPr>
              <w:t>-</w:t>
            </w:r>
            <w:r w:rsidRPr="0010485B">
              <w:rPr>
                <w:sz w:val="22"/>
              </w:rPr>
              <w:t xml:space="preserve">effectively driving down emissions, it is crucial that other policies do not negate its </w:t>
            </w:r>
            <w:r w:rsidR="009B716E" w:rsidRPr="0010485B">
              <w:rPr>
                <w:sz w:val="22"/>
              </w:rPr>
              <w:t>effect but</w:t>
            </w:r>
            <w:r w:rsidRPr="0010485B">
              <w:rPr>
                <w:sz w:val="22"/>
              </w:rPr>
              <w:t xml:space="preserve"> are coordinated to be complementary.</w:t>
            </w:r>
          </w:p>
        </w:tc>
        <w:tc>
          <w:tcPr>
            <w:tcW w:w="6776" w:type="dxa"/>
            <w:tcBorders>
              <w:top w:val="single" w:sz="4" w:space="0" w:color="auto"/>
              <w:left w:val="nil"/>
              <w:bottom w:val="single" w:sz="4" w:space="0" w:color="auto"/>
              <w:right w:val="nil"/>
            </w:tcBorders>
          </w:tcPr>
          <w:p w14:paraId="3984C867" w14:textId="77777777" w:rsidR="009B716E" w:rsidRDefault="009B716E" w:rsidP="00F770A3">
            <w:pPr>
              <w:pStyle w:val="ListParagraph"/>
              <w:numPr>
                <w:ilvl w:val="0"/>
                <w:numId w:val="39"/>
              </w:numPr>
              <w:spacing w:before="120"/>
              <w:ind w:left="255" w:hanging="255"/>
              <w:jc w:val="left"/>
              <w:rPr>
                <w:sz w:val="22"/>
              </w:rPr>
            </w:pPr>
            <w:r w:rsidRPr="009B716E">
              <w:rPr>
                <w:sz w:val="22"/>
              </w:rPr>
              <w:t xml:space="preserve">Accelerate </w:t>
            </w:r>
            <w:r w:rsidR="00104813" w:rsidRPr="009B716E">
              <w:rPr>
                <w:sz w:val="22"/>
              </w:rPr>
              <w:t>power market reform</w:t>
            </w:r>
            <w:r w:rsidRPr="009B716E">
              <w:rPr>
                <w:sz w:val="22"/>
              </w:rPr>
              <w:t xml:space="preserve"> and coordinate</w:t>
            </w:r>
            <w:r w:rsidR="00104813" w:rsidRPr="009B716E">
              <w:rPr>
                <w:sz w:val="22"/>
              </w:rPr>
              <w:t xml:space="preserve"> with the</w:t>
            </w:r>
            <w:r w:rsidRPr="009B716E">
              <w:rPr>
                <w:sz w:val="22"/>
              </w:rPr>
              <w:t xml:space="preserve"> development of national</w:t>
            </w:r>
            <w:r w:rsidR="00104813" w:rsidRPr="009B716E">
              <w:rPr>
                <w:sz w:val="22"/>
              </w:rPr>
              <w:t xml:space="preserve"> ETS to amplify the effects on shared policy goals</w:t>
            </w:r>
            <w:r w:rsidRPr="009B716E">
              <w:rPr>
                <w:sz w:val="22"/>
              </w:rPr>
              <w:t>.</w:t>
            </w:r>
          </w:p>
          <w:p w14:paraId="7AACB453" w14:textId="402F49ED" w:rsidR="00BF33E2" w:rsidRDefault="00BF33E2" w:rsidP="00F770A3">
            <w:pPr>
              <w:pStyle w:val="ListParagraph"/>
              <w:numPr>
                <w:ilvl w:val="0"/>
                <w:numId w:val="39"/>
              </w:numPr>
              <w:spacing w:before="120"/>
              <w:ind w:left="255" w:hanging="255"/>
              <w:jc w:val="left"/>
              <w:rPr>
                <w:sz w:val="22"/>
              </w:rPr>
            </w:pPr>
            <w:r w:rsidRPr="00BF33E2">
              <w:rPr>
                <w:sz w:val="22"/>
              </w:rPr>
              <w:t xml:space="preserve">Strengthen policy coordination for ETS implementation in the power sector and its expansion to other industrial sectors, e.g. </w:t>
            </w:r>
            <w:proofErr w:type="gramStart"/>
            <w:r w:rsidRPr="00BF33E2">
              <w:rPr>
                <w:sz w:val="22"/>
              </w:rPr>
              <w:t>coordinate  with</w:t>
            </w:r>
            <w:proofErr w:type="gramEnd"/>
            <w:r w:rsidRPr="00BF33E2">
              <w:rPr>
                <w:sz w:val="22"/>
              </w:rPr>
              <w:t xml:space="preserve"> renewables deployment, energy efficiency and CCUS support policies</w:t>
            </w:r>
            <w:r w:rsidR="00302C04">
              <w:rPr>
                <w:sz w:val="22"/>
              </w:rPr>
              <w:t>.</w:t>
            </w:r>
          </w:p>
          <w:p w14:paraId="7133CE7B" w14:textId="59AB4A07" w:rsidR="00302C04" w:rsidRDefault="00302C04" w:rsidP="00F770A3">
            <w:pPr>
              <w:pStyle w:val="ListParagraph"/>
              <w:numPr>
                <w:ilvl w:val="0"/>
                <w:numId w:val="39"/>
              </w:numPr>
              <w:spacing w:before="120"/>
              <w:ind w:left="255" w:hanging="255"/>
              <w:jc w:val="left"/>
              <w:rPr>
                <w:sz w:val="22"/>
              </w:rPr>
            </w:pPr>
            <w:r>
              <w:rPr>
                <w:sz w:val="22"/>
              </w:rPr>
              <w:t xml:space="preserve">Ensure avoidance of double counting and double claiming between different mechanisms. </w:t>
            </w:r>
          </w:p>
          <w:p w14:paraId="2BCFE492" w14:textId="7F186D49" w:rsidR="009B716E" w:rsidRDefault="00DA443C" w:rsidP="00F770A3">
            <w:pPr>
              <w:pStyle w:val="ListParagraph"/>
              <w:numPr>
                <w:ilvl w:val="0"/>
                <w:numId w:val="39"/>
              </w:numPr>
              <w:spacing w:before="120"/>
              <w:ind w:left="255" w:hanging="255"/>
              <w:jc w:val="left"/>
              <w:rPr>
                <w:sz w:val="22"/>
              </w:rPr>
            </w:pPr>
            <w:r>
              <w:rPr>
                <w:sz w:val="22"/>
              </w:rPr>
              <w:t>Strengthen coordination between national and subnational ETSs and coordination between different policy targets (CO</w:t>
            </w:r>
            <w:r w:rsidRPr="00DA443C">
              <w:rPr>
                <w:sz w:val="22"/>
                <w:vertAlign w:val="subscript"/>
              </w:rPr>
              <w:t>2</w:t>
            </w:r>
            <w:r>
              <w:rPr>
                <w:sz w:val="22"/>
              </w:rPr>
              <w:t xml:space="preserve"> intensity, GDP, sectoral pathways) at the provincial level.</w:t>
            </w:r>
          </w:p>
        </w:tc>
      </w:tr>
      <w:tr w:rsidR="009B716E" w:rsidRPr="009B716E" w14:paraId="0AA912E2" w14:textId="77777777" w:rsidTr="00DA443C">
        <w:trPr>
          <w:trHeight w:val="374"/>
        </w:trPr>
        <w:tc>
          <w:tcPr>
            <w:tcW w:w="9926" w:type="dxa"/>
            <w:gridSpan w:val="2"/>
            <w:tcBorders>
              <w:top w:val="single" w:sz="4" w:space="0" w:color="auto"/>
              <w:left w:val="nil"/>
              <w:bottom w:val="single" w:sz="4" w:space="0" w:color="auto"/>
              <w:right w:val="nil"/>
            </w:tcBorders>
            <w:shd w:val="clear" w:color="auto" w:fill="DEEAF6" w:themeFill="accent5" w:themeFillTint="33"/>
            <w:vAlign w:val="center"/>
          </w:tcPr>
          <w:p w14:paraId="6B8C9124" w14:textId="39930A73" w:rsidR="009B716E" w:rsidRPr="009B716E" w:rsidRDefault="009B716E" w:rsidP="009B716E">
            <w:pPr>
              <w:jc w:val="left"/>
              <w:rPr>
                <w:b/>
                <w:bCs/>
                <w:sz w:val="22"/>
              </w:rPr>
            </w:pPr>
            <w:r w:rsidRPr="009B716E">
              <w:rPr>
                <w:b/>
                <w:bCs/>
                <w:sz w:val="22"/>
              </w:rPr>
              <w:t xml:space="preserve">4. </w:t>
            </w:r>
            <w:r w:rsidR="00F770A3">
              <w:rPr>
                <w:b/>
                <w:bCs/>
                <w:sz w:val="22"/>
              </w:rPr>
              <w:t>Strengthen research on potential linkage to global</w:t>
            </w:r>
            <w:r w:rsidRPr="009B716E">
              <w:rPr>
                <w:b/>
                <w:bCs/>
                <w:sz w:val="22"/>
              </w:rPr>
              <w:t xml:space="preserve"> carbon markets </w:t>
            </w:r>
          </w:p>
        </w:tc>
      </w:tr>
      <w:tr w:rsidR="001F6DAA" w14:paraId="0A1FA5D4" w14:textId="77777777" w:rsidTr="00302C04">
        <w:trPr>
          <w:trHeight w:val="2933"/>
        </w:trPr>
        <w:tc>
          <w:tcPr>
            <w:tcW w:w="3150" w:type="dxa"/>
            <w:tcBorders>
              <w:top w:val="single" w:sz="4" w:space="0" w:color="auto"/>
              <w:left w:val="nil"/>
              <w:bottom w:val="single" w:sz="4" w:space="0" w:color="auto"/>
              <w:right w:val="nil"/>
            </w:tcBorders>
          </w:tcPr>
          <w:p w14:paraId="0B657D30" w14:textId="7C8E2614" w:rsidR="00302C04" w:rsidRDefault="00F770A3" w:rsidP="00F770A3">
            <w:pPr>
              <w:spacing w:before="120"/>
              <w:jc w:val="left"/>
              <w:rPr>
                <w:sz w:val="22"/>
              </w:rPr>
            </w:pPr>
            <w:r>
              <w:rPr>
                <w:sz w:val="22"/>
              </w:rPr>
              <w:t>T</w:t>
            </w:r>
            <w:r w:rsidRPr="00F770A3">
              <w:rPr>
                <w:sz w:val="22"/>
              </w:rPr>
              <w:t xml:space="preserve">he </w:t>
            </w:r>
            <w:r w:rsidRPr="00DA443C">
              <w:rPr>
                <w:sz w:val="22"/>
              </w:rPr>
              <w:t xml:space="preserve">EU Carbon Border Adjustment Mechanism (CBAM) </w:t>
            </w:r>
            <w:r w:rsidRPr="00F770A3">
              <w:rPr>
                <w:sz w:val="22"/>
              </w:rPr>
              <w:t>will have a significant effect on both international trade and climate diplomacy</w:t>
            </w:r>
            <w:r w:rsidR="00302C04">
              <w:rPr>
                <w:sz w:val="22"/>
              </w:rPr>
              <w:t xml:space="preserve"> in China</w:t>
            </w:r>
            <w:r w:rsidRPr="00F770A3">
              <w:rPr>
                <w:sz w:val="22"/>
              </w:rPr>
              <w:t xml:space="preserve">. </w:t>
            </w:r>
            <w:r w:rsidR="00302C04">
              <w:rPr>
                <w:sz w:val="22"/>
              </w:rPr>
              <w:t>It is important to understand the impacts and improve China’s ETS design accordingly (intensity-based cap vs absolute cap, sector coverage extension, etc.)</w:t>
            </w:r>
          </w:p>
        </w:tc>
        <w:tc>
          <w:tcPr>
            <w:tcW w:w="6776" w:type="dxa"/>
            <w:tcBorders>
              <w:top w:val="single" w:sz="4" w:space="0" w:color="auto"/>
              <w:left w:val="nil"/>
              <w:bottom w:val="single" w:sz="4" w:space="0" w:color="auto"/>
              <w:right w:val="nil"/>
            </w:tcBorders>
          </w:tcPr>
          <w:p w14:paraId="08A56D29" w14:textId="38D0D3D1" w:rsidR="001F6DAA" w:rsidRDefault="001F6DAA" w:rsidP="00F770A3">
            <w:pPr>
              <w:pStyle w:val="ListParagraph"/>
              <w:numPr>
                <w:ilvl w:val="0"/>
                <w:numId w:val="15"/>
              </w:numPr>
              <w:spacing w:before="120"/>
              <w:jc w:val="left"/>
              <w:rPr>
                <w:sz w:val="22"/>
              </w:rPr>
            </w:pPr>
            <w:r w:rsidRPr="00DA443C">
              <w:rPr>
                <w:sz w:val="22"/>
              </w:rPr>
              <w:t xml:space="preserve">Conduct research studies on potential impact of </w:t>
            </w:r>
            <w:r w:rsidR="00DA443C" w:rsidRPr="00DA443C">
              <w:rPr>
                <w:sz w:val="22"/>
              </w:rPr>
              <w:t xml:space="preserve">CBAM </w:t>
            </w:r>
            <w:r w:rsidR="00DA443C">
              <w:rPr>
                <w:sz w:val="22"/>
              </w:rPr>
              <w:t>on China’s carbon markets</w:t>
            </w:r>
            <w:r w:rsidR="00F770A3">
              <w:rPr>
                <w:sz w:val="22"/>
              </w:rPr>
              <w:t xml:space="preserve"> and on international competitiveness</w:t>
            </w:r>
            <w:r w:rsidR="00DA443C">
              <w:rPr>
                <w:sz w:val="22"/>
              </w:rPr>
              <w:t>.</w:t>
            </w:r>
          </w:p>
          <w:p w14:paraId="3E5AC641" w14:textId="7C325275" w:rsidR="00302C04" w:rsidRDefault="00302C04" w:rsidP="00F770A3">
            <w:pPr>
              <w:pStyle w:val="ListParagraph"/>
              <w:numPr>
                <w:ilvl w:val="0"/>
                <w:numId w:val="15"/>
              </w:numPr>
              <w:spacing w:before="120"/>
              <w:jc w:val="left"/>
              <w:rPr>
                <w:sz w:val="22"/>
              </w:rPr>
            </w:pPr>
            <w:r>
              <w:rPr>
                <w:sz w:val="22"/>
              </w:rPr>
              <w:t xml:space="preserve">Develop carbon assessment toolkits of the affected products. </w:t>
            </w:r>
          </w:p>
          <w:p w14:paraId="4F805A93" w14:textId="60A733E2" w:rsidR="00DA443C" w:rsidRPr="00DA443C" w:rsidRDefault="00DA443C" w:rsidP="00F770A3">
            <w:pPr>
              <w:pStyle w:val="ListParagraph"/>
              <w:numPr>
                <w:ilvl w:val="0"/>
                <w:numId w:val="15"/>
              </w:numPr>
              <w:spacing w:before="120"/>
              <w:jc w:val="left"/>
              <w:rPr>
                <w:sz w:val="22"/>
              </w:rPr>
            </w:pPr>
            <w:r>
              <w:rPr>
                <w:sz w:val="22"/>
              </w:rPr>
              <w:t xml:space="preserve">Conduct further research on participation in future international carbon markets and use of Article 6 credits in addition to domestic offsets. </w:t>
            </w:r>
          </w:p>
        </w:tc>
      </w:tr>
    </w:tbl>
    <w:p w14:paraId="25F6C567" w14:textId="77777777" w:rsidR="004821AB" w:rsidRDefault="004821AB" w:rsidP="00A96FA1">
      <w:pPr>
        <w:rPr>
          <w:sz w:val="22"/>
        </w:rPr>
      </w:pPr>
    </w:p>
    <w:p w14:paraId="177089FA" w14:textId="0D77637B" w:rsidR="00B04039" w:rsidRDefault="00861C58" w:rsidP="00992AEA">
      <w:pPr>
        <w:rPr>
          <w:sz w:val="22"/>
          <w:lang w:val="en-GB"/>
        </w:rPr>
      </w:pPr>
      <w:ins w:id="404" w:author="Jichong Wu" w:date="2023-01-14T21:15:00Z">
        <w:r>
          <w:rPr>
            <w:noProof/>
            <w:sz w:val="22"/>
            <w:lang w:val="en-GB"/>
          </w:rPr>
          <w:drawing>
            <wp:inline distT="0" distB="0" distL="0" distR="0" wp14:anchorId="678C32CA" wp14:editId="000CFDF6">
              <wp:extent cx="5378450" cy="2730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78450" cy="2730500"/>
                      </a:xfrm>
                      <a:prstGeom prst="rect">
                        <a:avLst/>
                      </a:prstGeom>
                      <a:noFill/>
                      <a:ln>
                        <a:noFill/>
                      </a:ln>
                    </pic:spPr>
                  </pic:pic>
                </a:graphicData>
              </a:graphic>
            </wp:inline>
          </w:drawing>
        </w:r>
      </w:ins>
    </w:p>
    <w:sectPr w:rsidR="00B04039" w:rsidSect="001F6DAA">
      <w:footerReference w:type="default" r:id="rId24"/>
      <w:pgSz w:w="12240" w:h="15840" w:code="1"/>
      <w:pgMar w:top="1152" w:right="1152" w:bottom="1152" w:left="1152" w:header="720" w:footer="288"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Rachel Chi Kiu Mok" w:date="2022-12-09T12:57:00Z" w:initials="RCKM">
    <w:p w14:paraId="4D03D43F" w14:textId="1ACE712F" w:rsidR="00103198" w:rsidRDefault="00103198">
      <w:pPr>
        <w:pStyle w:val="CommentText"/>
      </w:pPr>
      <w:r>
        <w:rPr>
          <w:rStyle w:val="CommentReference"/>
        </w:rPr>
        <w:annotationRef/>
      </w:r>
      <w:r>
        <w:t>By the way, after Gianni/Min and Keisuke/Seoyi review this I wonder if we need to send back to Duan?</w:t>
      </w:r>
    </w:p>
  </w:comment>
  <w:comment w:id="52" w:author="Rachel Chi Kiu Mok" w:date="2022-12-09T14:44:00Z" w:initials="RCKM">
    <w:p w14:paraId="74239552" w14:textId="77777777" w:rsidR="00C45488" w:rsidRDefault="00C45488" w:rsidP="00C45488">
      <w:pPr>
        <w:pStyle w:val="CommentText"/>
      </w:pPr>
      <w:r>
        <w:rPr>
          <w:rStyle w:val="CommentReference"/>
        </w:rPr>
        <w:annotationRef/>
      </w:r>
      <w:r>
        <w:t>See definition here</w:t>
      </w:r>
    </w:p>
    <w:p w14:paraId="14245C75" w14:textId="77777777" w:rsidR="00C45488" w:rsidRDefault="002A32D5" w:rsidP="00C45488">
      <w:pPr>
        <w:pStyle w:val="CommentText"/>
      </w:pPr>
      <w:hyperlink r:id="rId1" w:history="1">
        <w:r w:rsidR="00C45488" w:rsidRPr="0072380F">
          <w:rPr>
            <w:rStyle w:val="Hyperlink"/>
          </w:rPr>
          <w:t>https://openknowledge.worldbank.org/handle/10986/36080</w:t>
        </w:r>
      </w:hyperlink>
    </w:p>
  </w:comment>
  <w:comment w:id="83" w:author="Rachel Chi Kiu Mok" w:date="2022-12-09T14:18:00Z" w:initials="RCKM">
    <w:p w14:paraId="70409A56" w14:textId="7CE904BB" w:rsidR="00920070" w:rsidRDefault="00920070">
      <w:pPr>
        <w:pStyle w:val="CommentText"/>
      </w:pPr>
      <w:r>
        <w:rPr>
          <w:rStyle w:val="CommentReference"/>
        </w:rPr>
        <w:annotationRef/>
      </w:r>
      <w:r>
        <w:t xml:space="preserve">Adjust to say we are covering international and domestic </w:t>
      </w:r>
    </w:p>
  </w:comment>
  <w:comment w:id="84" w:author="Jichong Wu" w:date="2023-01-14T14:29:00Z" w:initials="JW">
    <w:p w14:paraId="65F0DE0D" w14:textId="722BBF33" w:rsidR="00A70A7E" w:rsidRDefault="00A70A7E">
      <w:pPr>
        <w:pStyle w:val="CommentText"/>
      </w:pPr>
      <w:r>
        <w:rPr>
          <w:rStyle w:val="CommentReference"/>
        </w:rPr>
        <w:annotationRef/>
      </w:r>
      <w:r>
        <w:t>Will chat on this diagram before editing to be sure I understand.</w:t>
      </w:r>
    </w:p>
  </w:comment>
  <w:comment w:id="90" w:author="Jichong Wu" w:date="2023-01-14T14:30:00Z" w:initials="JW">
    <w:p w14:paraId="1352FDD8" w14:textId="0C883EB7" w:rsidR="00A70A7E" w:rsidRDefault="00A70A7E">
      <w:pPr>
        <w:pStyle w:val="CommentText"/>
      </w:pPr>
      <w:r>
        <w:rPr>
          <w:rStyle w:val="CommentReference"/>
        </w:rPr>
        <w:annotationRef/>
      </w:r>
      <w:r>
        <w:t xml:space="preserve">Is </w:t>
      </w:r>
      <w:proofErr w:type="gramStart"/>
      <w:r>
        <w:t>these para</w:t>
      </w:r>
      <w:proofErr w:type="gramEnd"/>
      <w:r>
        <w:t xml:space="preserve"> meant to be added here or removed?</w:t>
      </w:r>
    </w:p>
  </w:comment>
  <w:comment w:id="115" w:author="Rachel Chi Kiu Mok" w:date="2022-12-09T14:48:00Z" w:initials="RCKM">
    <w:p w14:paraId="016CB53D" w14:textId="77777777" w:rsidR="00EE71B9" w:rsidRDefault="00EE71B9" w:rsidP="00EE71B9">
      <w:pPr>
        <w:pStyle w:val="CommentText"/>
        <w:rPr>
          <w:rStyle w:val="CommentReference"/>
        </w:rPr>
      </w:pPr>
      <w:r>
        <w:rPr>
          <w:rStyle w:val="CommentReference"/>
        </w:rPr>
        <w:annotationRef/>
      </w:r>
      <w:r>
        <w:rPr>
          <w:rStyle w:val="CommentReference"/>
        </w:rPr>
        <w:t>This report should have some good general language for this</w:t>
      </w:r>
    </w:p>
    <w:p w14:paraId="42719F74" w14:textId="77777777" w:rsidR="00EE71B9" w:rsidRDefault="00EE71B9" w:rsidP="00EE71B9">
      <w:pPr>
        <w:pStyle w:val="CommentText"/>
        <w:rPr>
          <w:rStyle w:val="CommentReference"/>
        </w:rPr>
      </w:pPr>
    </w:p>
    <w:p w14:paraId="1BFF0B1F" w14:textId="77777777" w:rsidR="00EE71B9" w:rsidRDefault="002A32D5" w:rsidP="00EE71B9">
      <w:pPr>
        <w:pStyle w:val="CommentText"/>
      </w:pPr>
      <w:hyperlink r:id="rId2" w:history="1">
        <w:r w:rsidR="00EE71B9" w:rsidRPr="00594E4D">
          <w:rPr>
            <w:rStyle w:val="Hyperlink"/>
          </w:rPr>
          <w:t>https://openknowledge.worldbank.org/handle/10986/36080</w:t>
        </w:r>
      </w:hyperlink>
      <w:r w:rsidR="00EE71B9">
        <w:t xml:space="preserve"> </w:t>
      </w:r>
    </w:p>
    <w:p w14:paraId="225A6B5F" w14:textId="77777777" w:rsidR="00EE71B9" w:rsidRDefault="00EE71B9" w:rsidP="00EE71B9">
      <w:pPr>
        <w:pStyle w:val="CommentText"/>
      </w:pPr>
    </w:p>
  </w:comment>
  <w:comment w:id="147" w:author="Rachel Chi Kiu Mok" w:date="2022-12-09T12:55:00Z" w:initials="RCKM">
    <w:p w14:paraId="1C62C559" w14:textId="2653E32E" w:rsidR="00473408" w:rsidRDefault="00473408">
      <w:pPr>
        <w:pStyle w:val="CommentText"/>
      </w:pPr>
      <w:r>
        <w:rPr>
          <w:rStyle w:val="CommentReference"/>
        </w:rPr>
        <w:annotationRef/>
      </w:r>
      <w:r>
        <w:t xml:space="preserve">Wrong term used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ERCs refer to carbon credits – i.e., carbon crediting mechanism</w:t>
      </w:r>
    </w:p>
    <w:p w14:paraId="7B3F225D" w14:textId="40165501" w:rsidR="00473408" w:rsidRDefault="00473408">
      <w:pPr>
        <w:pStyle w:val="CommentText"/>
      </w:pPr>
    </w:p>
    <w:p w14:paraId="33C7CDB9" w14:textId="7ADE41C3" w:rsidR="00473408" w:rsidRPr="00476651" w:rsidRDefault="00476651">
      <w:pPr>
        <w:pStyle w:val="CommentText"/>
      </w:pPr>
      <w:r>
        <w:rPr>
          <w:b/>
          <w:bCs/>
        </w:rPr>
        <w:t>Allowances</w:t>
      </w:r>
      <w:r>
        <w:t xml:space="preserve"> are traded in ETS</w:t>
      </w:r>
    </w:p>
    <w:p w14:paraId="5E9F26E9" w14:textId="61768F42" w:rsidR="00473408" w:rsidRDefault="00473408">
      <w:pPr>
        <w:pStyle w:val="CommentText"/>
      </w:pPr>
    </w:p>
  </w:comment>
  <w:comment w:id="150" w:author="Rachel Chi Kiu Mok" w:date="2022-12-09T12:56:00Z" w:initials="RCKM">
    <w:p w14:paraId="3B8DCB67" w14:textId="159D93CD" w:rsidR="00476651" w:rsidRDefault="00476651">
      <w:pPr>
        <w:pStyle w:val="CommentText"/>
      </w:pPr>
      <w:r>
        <w:rPr>
          <w:rStyle w:val="CommentReference"/>
        </w:rPr>
        <w:annotationRef/>
      </w:r>
      <w:r>
        <w:t>I would separate this per my suggestion above – I think we need to make the distinction between ETS and carbon crediting mechanism very clear</w:t>
      </w:r>
    </w:p>
  </w:comment>
  <w:comment w:id="160" w:author="Rachel Chi Kiu Mok" w:date="2022-12-09T12:58:00Z" w:initials="RCKM">
    <w:p w14:paraId="77A1A4C5" w14:textId="77777777" w:rsidR="00BC05F2" w:rsidRDefault="00BC05F2">
      <w:pPr>
        <w:pStyle w:val="CommentText"/>
      </w:pPr>
      <w:r>
        <w:rPr>
          <w:rStyle w:val="CommentReference"/>
        </w:rPr>
        <w:annotationRef/>
      </w:r>
      <w:r>
        <w:t>Is this showing cumulative or annual ER?</w:t>
      </w:r>
    </w:p>
    <w:p w14:paraId="328F4324" w14:textId="40581DD9" w:rsidR="00BC05F2" w:rsidRDefault="00BC05F2">
      <w:pPr>
        <w:pStyle w:val="CommentText"/>
      </w:pPr>
    </w:p>
  </w:comment>
  <w:comment w:id="161" w:author="Jichong Wu" w:date="2023-01-15T12:34:00Z" w:initials="JW">
    <w:p w14:paraId="369D2C5B" w14:textId="650DB786" w:rsidR="00DB0CCD" w:rsidRDefault="00DB0CCD">
      <w:pPr>
        <w:pStyle w:val="CommentText"/>
      </w:pPr>
      <w:r>
        <w:rPr>
          <w:rStyle w:val="CommentReference"/>
        </w:rPr>
        <w:annotationRef/>
      </w:r>
      <w:r>
        <w:t xml:space="preserve">Annual </w:t>
      </w:r>
    </w:p>
  </w:comment>
  <w:comment w:id="163" w:author="Rachel Chi Kiu Mok" w:date="2022-12-09T12:58:00Z" w:initials="RCKM">
    <w:p w14:paraId="38B990B3" w14:textId="4308A1B0" w:rsidR="00057E5D" w:rsidRDefault="00057E5D">
      <w:pPr>
        <w:pStyle w:val="CommentText"/>
      </w:pPr>
      <w:r>
        <w:rPr>
          <w:rStyle w:val="CommentReference"/>
        </w:rPr>
        <w:annotationRef/>
      </w:r>
      <w:r>
        <w:rPr>
          <w:rStyle w:val="CommentReference"/>
        </w:rPr>
        <w:t>how does the study cover both CCER and ETS?</w:t>
      </w:r>
    </w:p>
  </w:comment>
  <w:comment w:id="164" w:author="Jichong Wu" w:date="2023-01-15T12:36:00Z" w:initials="JW">
    <w:p w14:paraId="0B8928F3" w14:textId="171917CA" w:rsidR="00DB0CCD" w:rsidRDefault="00DB0CCD">
      <w:pPr>
        <w:pStyle w:val="CommentText"/>
      </w:pPr>
      <w:r>
        <w:rPr>
          <w:rStyle w:val="CommentReference"/>
        </w:rPr>
        <w:annotationRef/>
      </w:r>
      <w:r>
        <w:t xml:space="preserve">The CAEP study only provided 2060 numbers in Fig5, I then compared annual ER for 2021 and created this chart. </w:t>
      </w:r>
    </w:p>
  </w:comment>
  <w:comment w:id="165" w:author="Rachel Chi Kiu Mok" w:date="2022-12-09T12:58:00Z" w:initials="RCKM">
    <w:p w14:paraId="0F7DD70A" w14:textId="14025668" w:rsidR="00BC05F2" w:rsidRDefault="00BC05F2">
      <w:pPr>
        <w:pStyle w:val="CommentText"/>
      </w:pPr>
      <w:r>
        <w:rPr>
          <w:rStyle w:val="CommentReference"/>
        </w:rPr>
        <w:annotationRef/>
      </w:r>
      <w:r>
        <w:rPr>
          <w:rStyle w:val="CommentReference"/>
        </w:rPr>
        <w:t>Is this annual</w:t>
      </w:r>
      <w:r w:rsidR="00057E5D">
        <w:rPr>
          <w:rStyle w:val="CommentReference"/>
        </w:rPr>
        <w:t>?</w:t>
      </w:r>
    </w:p>
  </w:comment>
  <w:comment w:id="167" w:author="Rachel Chi Kiu Mok" w:date="2022-12-09T12:59:00Z" w:initials="RCKM">
    <w:p w14:paraId="3D2FBCC5" w14:textId="5984EB32" w:rsidR="00057E5D" w:rsidRDefault="00057E5D">
      <w:pPr>
        <w:pStyle w:val="CommentText"/>
      </w:pPr>
      <w:r>
        <w:rPr>
          <w:rStyle w:val="CommentReference"/>
        </w:rPr>
        <w:annotationRef/>
      </w:r>
      <w:r>
        <w:t xml:space="preserve">This looks </w:t>
      </w:r>
      <w:proofErr w:type="gramStart"/>
      <w:r>
        <w:t>really good</w:t>
      </w:r>
      <w:proofErr w:type="gramEnd"/>
      <w:r>
        <w:t xml:space="preserve"> – did you create this or was it developed by another study?</w:t>
      </w:r>
    </w:p>
  </w:comment>
  <w:comment w:id="168" w:author="Jichong Wu" w:date="2023-01-15T12:04:00Z" w:initials="JW">
    <w:p w14:paraId="006CA848" w14:textId="7DF634BE" w:rsidR="00B4420A" w:rsidRDefault="00B4420A">
      <w:pPr>
        <w:pStyle w:val="CommentText"/>
      </w:pPr>
      <w:r>
        <w:rPr>
          <w:rStyle w:val="CommentReference"/>
        </w:rPr>
        <w:annotationRef/>
      </w:r>
      <w:r>
        <w:t>I created the chart based on numbers from the paper in Duan’s report.</w:t>
      </w:r>
    </w:p>
  </w:comment>
  <w:comment w:id="180" w:author="Rachel Chi Kiu Mok" w:date="2022-12-09T14:53:00Z" w:initials="RCKM">
    <w:p w14:paraId="0D308B3C" w14:textId="77777777" w:rsidR="0023571F" w:rsidRDefault="00573C51">
      <w:pPr>
        <w:pStyle w:val="CommentText"/>
      </w:pPr>
      <w:r>
        <w:rPr>
          <w:rStyle w:val="CommentReference"/>
        </w:rPr>
        <w:annotationRef/>
      </w:r>
      <w:r>
        <w:t>See blog</w:t>
      </w:r>
      <w:r w:rsidR="0023571F">
        <w:t xml:space="preserve"> for language (last para) </w:t>
      </w:r>
    </w:p>
    <w:p w14:paraId="1D301E62" w14:textId="70BBBB39" w:rsidR="00573C51" w:rsidRDefault="002A32D5">
      <w:pPr>
        <w:pStyle w:val="CommentText"/>
      </w:pPr>
      <w:hyperlink r:id="rId3" w:history="1">
        <w:r w:rsidR="0023571F" w:rsidRPr="0072380F">
          <w:rPr>
            <w:rStyle w:val="Hyperlink"/>
          </w:rPr>
          <w:t>https://blogs.worldbank.org/climatechange/how-chinas-national-carbon-market-can-support-its-transition-carbon-neutrality</w:t>
        </w:r>
      </w:hyperlink>
      <w:r w:rsidR="0023571F">
        <w:t xml:space="preserve"> </w:t>
      </w:r>
    </w:p>
  </w:comment>
  <w:comment w:id="185" w:author="Rachel Chi Kiu Mok" w:date="2022-12-09T14:08:00Z" w:initials="RCKM">
    <w:p w14:paraId="57A8073E" w14:textId="77777777" w:rsidR="001B78F5" w:rsidRDefault="001B78F5" w:rsidP="001B78F5">
      <w:pPr>
        <w:pStyle w:val="CommentText"/>
      </w:pPr>
      <w:r>
        <w:rPr>
          <w:rStyle w:val="CommentReference"/>
        </w:rPr>
        <w:annotationRef/>
      </w:r>
      <w:r>
        <w:t xml:space="preserve">This is about the ETS and not CCERs – this should be moved up to make the </w:t>
      </w:r>
      <w:proofErr w:type="gramStart"/>
      <w:r>
        <w:t>distinction  clear</w:t>
      </w:r>
      <w:proofErr w:type="gramEnd"/>
    </w:p>
  </w:comment>
  <w:comment w:id="198" w:author="Rachel Chi Kiu Mok" w:date="2022-12-09T14:12:00Z" w:initials="RCKM">
    <w:p w14:paraId="543759CC" w14:textId="77777777" w:rsidR="000511BB" w:rsidRDefault="000511BB" w:rsidP="000511BB">
      <w:pPr>
        <w:pStyle w:val="CommentText"/>
      </w:pPr>
      <w:r>
        <w:rPr>
          <w:rStyle w:val="CommentReference"/>
        </w:rPr>
        <w:annotationRef/>
      </w:r>
      <w:r>
        <w:t>Perhaps we can add a para on VCM uncertainties as well. I can work on this</w:t>
      </w:r>
    </w:p>
  </w:comment>
  <w:comment w:id="200" w:author="Rachel Chi Kiu Mok" w:date="2022-12-09T14:12:00Z" w:initials="RCKM">
    <w:p w14:paraId="6A7CB76E" w14:textId="77777777" w:rsidR="000511BB" w:rsidRDefault="000511BB" w:rsidP="000511BB">
      <w:pPr>
        <w:pStyle w:val="CommentText"/>
      </w:pPr>
      <w:r>
        <w:rPr>
          <w:rStyle w:val="CommentReference"/>
        </w:rPr>
        <w:annotationRef/>
      </w:r>
      <w:r>
        <w:t>Could this go next to the point about ETS?</w:t>
      </w:r>
    </w:p>
    <w:p w14:paraId="4D95EC60" w14:textId="77777777" w:rsidR="000511BB" w:rsidRDefault="000511BB" w:rsidP="000511BB">
      <w:pPr>
        <w:pStyle w:val="CommentText"/>
      </w:pPr>
      <w:r>
        <w:br/>
        <w:t>Again, would be good to separate the discussion on ETS and carbon credits</w:t>
      </w:r>
    </w:p>
  </w:comment>
  <w:comment w:id="211" w:author="Rachel Chi Kiu Mok" w:date="2022-12-09T14:13:00Z" w:initials="RCKM">
    <w:p w14:paraId="0B99EA8E" w14:textId="77777777" w:rsidR="000511BB" w:rsidRDefault="000511BB" w:rsidP="000511BB">
      <w:pPr>
        <w:pStyle w:val="CommentText"/>
      </w:pPr>
      <w:r>
        <w:rPr>
          <w:rStyle w:val="CommentReference"/>
        </w:rPr>
        <w:annotationRef/>
      </w:r>
      <w:r>
        <w:t>Not clear how article 6 links to ETS – article 6 is more about carbon credits rather than ETS</w:t>
      </w:r>
    </w:p>
  </w:comment>
  <w:comment w:id="217" w:author="Rachel Chi Kiu Mok" w:date="2022-12-09T14:13:00Z" w:initials="RCKM">
    <w:p w14:paraId="2AC80E99" w14:textId="77777777" w:rsidR="000511BB" w:rsidRDefault="000511BB" w:rsidP="000511BB">
      <w:pPr>
        <w:pStyle w:val="CommentText"/>
      </w:pPr>
      <w:r>
        <w:rPr>
          <w:rStyle w:val="CommentReference"/>
        </w:rPr>
        <w:annotationRef/>
      </w:r>
      <w:r>
        <w:t>Hmmm this leads to complicated questions on corresponding adjustment. I can add something on this</w:t>
      </w:r>
    </w:p>
  </w:comment>
  <w:comment w:id="261" w:author="Rachel Chi Kiu Mok" w:date="2022-12-09T12:54:00Z" w:initials="RCKM">
    <w:p w14:paraId="19D9DE13" w14:textId="77777777" w:rsidR="000F6FC0" w:rsidRDefault="000F6FC0" w:rsidP="000F6FC0">
      <w:pPr>
        <w:pStyle w:val="CommentText"/>
      </w:pPr>
      <w:r>
        <w:rPr>
          <w:rStyle w:val="CommentReference"/>
        </w:rPr>
        <w:annotationRef/>
      </w:r>
      <w:r>
        <w:t>I wonder if we should have separate subsections for ETS and carbon credits to make the distinction clearer</w:t>
      </w:r>
    </w:p>
  </w:comment>
  <w:comment w:id="275" w:author="Rachel Chi Kiu Mok" w:date="2022-12-09T14:49:00Z" w:initials="RCKM">
    <w:p w14:paraId="693A9EF3" w14:textId="5184C053" w:rsidR="00960F41" w:rsidRDefault="00960F41" w:rsidP="00E322B0">
      <w:pPr>
        <w:pStyle w:val="CommentText"/>
        <w:pBdr>
          <w:top w:val="single" w:sz="4" w:space="1" w:color="auto"/>
          <w:left w:val="single" w:sz="4" w:space="4" w:color="auto"/>
          <w:bottom w:val="single" w:sz="4" w:space="1" w:color="auto"/>
          <w:right w:val="single" w:sz="4" w:space="4" w:color="auto"/>
        </w:pBdr>
      </w:pPr>
      <w:r>
        <w:rPr>
          <w:rStyle w:val="CommentReference"/>
        </w:rPr>
        <w:annotationRef/>
      </w:r>
      <w:r>
        <w:t>General forma</w:t>
      </w:r>
      <w:r w:rsidR="00E322B0">
        <w:t>tting comment: please include a table like this for all the diagrams</w:t>
      </w:r>
    </w:p>
  </w:comment>
  <w:comment w:id="288" w:author="Rachel Chi Kiu Mok" w:date="2022-12-09T14:08:00Z" w:initials="RCKM">
    <w:p w14:paraId="79760AC1" w14:textId="66D8B0F2" w:rsidR="0076734F" w:rsidRDefault="0076734F">
      <w:pPr>
        <w:pStyle w:val="CommentText"/>
      </w:pPr>
      <w:r>
        <w:rPr>
          <w:rStyle w:val="CommentReference"/>
        </w:rPr>
        <w:annotationRef/>
      </w:r>
      <w:r>
        <w:t>This is about the ETS and no</w:t>
      </w:r>
      <w:r w:rsidR="00BD0F2E">
        <w:t xml:space="preserve">t CCERs – this should be moved up to make the </w:t>
      </w:r>
      <w:proofErr w:type="gramStart"/>
      <w:r w:rsidR="00BD0F2E">
        <w:t>distinction  clear</w:t>
      </w:r>
      <w:proofErr w:type="gramEnd"/>
    </w:p>
  </w:comment>
  <w:comment w:id="301" w:author="Rachel Chi Kiu Mok" w:date="2022-12-09T14:09:00Z" w:initials="RCKM">
    <w:p w14:paraId="12ECB9CA" w14:textId="77777777" w:rsidR="003A1B40" w:rsidRDefault="00B56E52">
      <w:pPr>
        <w:pStyle w:val="CommentText"/>
      </w:pPr>
      <w:r>
        <w:rPr>
          <w:rStyle w:val="CommentReference"/>
        </w:rPr>
        <w:annotationRef/>
      </w:r>
      <w:r>
        <w:t>Interesting – could you expand on what</w:t>
      </w:r>
      <w:r w:rsidR="003A1B40">
        <w:t xml:space="preserve"> type of projects are covered in VCMs? E.g., Nature-based solutions, renewable energy etc.?</w:t>
      </w:r>
    </w:p>
    <w:p w14:paraId="029BDC22" w14:textId="77777777" w:rsidR="003A1B40" w:rsidRDefault="003A1B40">
      <w:pPr>
        <w:pStyle w:val="CommentText"/>
      </w:pPr>
    </w:p>
    <w:p w14:paraId="1B59D60B" w14:textId="3F7A0459" w:rsidR="00B56E52" w:rsidRDefault="003A1B40">
      <w:pPr>
        <w:pStyle w:val="CommentText"/>
      </w:pPr>
      <w:r>
        <w:t xml:space="preserve">Could we also add a quick line to say that China is the most active player in CDM? </w:t>
      </w:r>
    </w:p>
  </w:comment>
  <w:comment w:id="304" w:author="Rachel Chi Kiu Mok" w:date="2022-12-09T14:10:00Z" w:initials="RCKM">
    <w:p w14:paraId="350E2899" w14:textId="77777777" w:rsidR="003A1B40" w:rsidRDefault="003A1B40">
      <w:pPr>
        <w:pStyle w:val="CommentText"/>
        <w:rPr>
          <w:rStyle w:val="CommentReference"/>
        </w:rPr>
      </w:pPr>
      <w:r>
        <w:rPr>
          <w:rStyle w:val="CommentReference"/>
        </w:rPr>
        <w:annotationRef/>
      </w:r>
      <w:r>
        <w:rPr>
          <w:rStyle w:val="CommentReference"/>
        </w:rPr>
        <w:t>This could potentially fall under a subsection on Potential role of carbon credits in meeting net zero</w:t>
      </w:r>
    </w:p>
    <w:p w14:paraId="1B6CA92E" w14:textId="77777777" w:rsidR="003A1B40" w:rsidRDefault="003A1B40">
      <w:pPr>
        <w:pStyle w:val="CommentText"/>
        <w:rPr>
          <w:rStyle w:val="CommentReference"/>
        </w:rPr>
      </w:pPr>
      <w:r>
        <w:rPr>
          <w:rStyle w:val="CommentReference"/>
        </w:rPr>
        <w:t>And that carbon credits that focus on removals is one way that carbon credits could play aa role</w:t>
      </w:r>
    </w:p>
    <w:p w14:paraId="335EDA86" w14:textId="77777777" w:rsidR="003A1B40" w:rsidRDefault="003A1B40">
      <w:pPr>
        <w:pStyle w:val="CommentText"/>
        <w:rPr>
          <w:rStyle w:val="CommentReference"/>
        </w:rPr>
      </w:pPr>
    </w:p>
    <w:p w14:paraId="09C2DC10" w14:textId="322DAEE3" w:rsidR="003A1B40" w:rsidRDefault="003A1B40">
      <w:pPr>
        <w:pStyle w:val="CommentText"/>
        <w:rPr>
          <w:rStyle w:val="CommentReference"/>
        </w:rPr>
      </w:pPr>
    </w:p>
    <w:p w14:paraId="47059616" w14:textId="18B8EF59" w:rsidR="003A1B40" w:rsidRDefault="003A1B40">
      <w:pPr>
        <w:pStyle w:val="CommentText"/>
      </w:pPr>
    </w:p>
  </w:comment>
  <w:comment w:id="349" w:author="Rachel Chi Kiu Mok" w:date="2022-12-09T14:12:00Z" w:initials="RCKM">
    <w:p w14:paraId="5D2303CE" w14:textId="77777777" w:rsidR="0023571F" w:rsidRDefault="0023571F" w:rsidP="0023571F">
      <w:pPr>
        <w:pStyle w:val="CommentText"/>
      </w:pPr>
      <w:r>
        <w:rPr>
          <w:rStyle w:val="CommentReference"/>
        </w:rPr>
        <w:annotationRef/>
      </w:r>
      <w:r>
        <w:t>Perhaps we can add a para on VCM uncertainties as well. I can work on this</w:t>
      </w:r>
    </w:p>
  </w:comment>
  <w:comment w:id="403" w:author="Rachel Chi Kiu Mok" w:date="2022-12-09T14:14:00Z" w:initials="RCKM">
    <w:p w14:paraId="056EF973" w14:textId="3814E820" w:rsidR="009D53EE" w:rsidRDefault="009D53EE">
      <w:pPr>
        <w:pStyle w:val="CommentText"/>
      </w:pPr>
      <w:r>
        <w:rPr>
          <w:rStyle w:val="CommentReference"/>
        </w:rPr>
        <w:annotationRef/>
      </w:r>
      <w:r>
        <w:t>This is helpful – how much does this build on the CPLC paper?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D03D43F" w15:done="0"/>
  <w15:commentEx w15:paraId="14245C75" w15:done="0"/>
  <w15:commentEx w15:paraId="70409A56" w15:done="0"/>
  <w15:commentEx w15:paraId="65F0DE0D" w15:paraIdParent="70409A56" w15:done="0"/>
  <w15:commentEx w15:paraId="1352FDD8" w15:done="0"/>
  <w15:commentEx w15:paraId="225A6B5F" w15:done="0"/>
  <w15:commentEx w15:paraId="5E9F26E9" w15:done="0"/>
  <w15:commentEx w15:paraId="3B8DCB67" w15:done="0"/>
  <w15:commentEx w15:paraId="328F4324" w15:done="0"/>
  <w15:commentEx w15:paraId="369D2C5B" w15:paraIdParent="328F4324" w15:done="0"/>
  <w15:commentEx w15:paraId="38B990B3" w15:done="0"/>
  <w15:commentEx w15:paraId="0B8928F3" w15:paraIdParent="38B990B3" w15:done="0"/>
  <w15:commentEx w15:paraId="0F7DD70A" w15:done="0"/>
  <w15:commentEx w15:paraId="3D2FBCC5" w15:done="0"/>
  <w15:commentEx w15:paraId="006CA848" w15:paraIdParent="3D2FBCC5" w15:done="0"/>
  <w15:commentEx w15:paraId="1D301E62" w15:done="0"/>
  <w15:commentEx w15:paraId="57A8073E" w15:done="0"/>
  <w15:commentEx w15:paraId="543759CC" w15:done="0"/>
  <w15:commentEx w15:paraId="4D95EC60" w15:done="0"/>
  <w15:commentEx w15:paraId="0B99EA8E" w15:done="0"/>
  <w15:commentEx w15:paraId="2AC80E99" w15:done="0"/>
  <w15:commentEx w15:paraId="19D9DE13" w15:done="0"/>
  <w15:commentEx w15:paraId="693A9EF3" w15:done="0"/>
  <w15:commentEx w15:paraId="79760AC1" w15:done="0"/>
  <w15:commentEx w15:paraId="1B59D60B" w15:done="0"/>
  <w15:commentEx w15:paraId="47059616" w15:done="0"/>
  <w15:commentEx w15:paraId="5D2303CE" w15:done="0"/>
  <w15:commentEx w15:paraId="056EF97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3DAF1F" w16cex:dateUtc="2022-12-09T17:57:00Z"/>
  <w16cex:commentExtensible w16cex:durableId="273DC842" w16cex:dateUtc="2022-12-09T19:44:00Z"/>
  <w16cex:commentExtensible w16cex:durableId="273DC243" w16cex:dateUtc="2022-12-09T19:18:00Z"/>
  <w16cex:commentExtensible w16cex:durableId="276D3ABE" w16cex:dateUtc="2023-01-14T19:29:00Z"/>
  <w16cex:commentExtensible w16cex:durableId="276D3AFA" w16cex:dateUtc="2023-01-14T19:30:00Z"/>
  <w16cex:commentExtensible w16cex:durableId="273DC956" w16cex:dateUtc="2022-12-09T19:48:00Z"/>
  <w16cex:commentExtensible w16cex:durableId="273DAEBD" w16cex:dateUtc="2022-12-09T17:55:00Z"/>
  <w16cex:commentExtensible w16cex:durableId="273DAEEA" w16cex:dateUtc="2022-12-09T17:56:00Z"/>
  <w16cex:commentExtensible w16cex:durableId="273DAF66" w16cex:dateUtc="2022-12-09T17:58:00Z"/>
  <w16cex:commentExtensible w16cex:durableId="276E715C" w16cex:dateUtc="2023-01-15T17:34:00Z"/>
  <w16cex:commentExtensible w16cex:durableId="273DAF91" w16cex:dateUtc="2022-12-09T17:58:00Z"/>
  <w16cex:commentExtensible w16cex:durableId="276E71B4" w16cex:dateUtc="2023-01-15T17:36:00Z"/>
  <w16cex:commentExtensible w16cex:durableId="273DAF86" w16cex:dateUtc="2022-12-09T17:58:00Z"/>
  <w16cex:commentExtensible w16cex:durableId="273DAFA0" w16cex:dateUtc="2022-12-09T17:59:00Z"/>
  <w16cex:commentExtensible w16cex:durableId="276E6A34" w16cex:dateUtc="2023-01-15T17:04:00Z"/>
  <w16cex:commentExtensible w16cex:durableId="273DCA7B" w16cex:dateUtc="2022-12-09T19:53:00Z"/>
  <w16cex:commentExtensible w16cex:durableId="273DCBCA" w16cex:dateUtc="2022-12-09T19:08:00Z"/>
  <w16cex:commentExtensible w16cex:durableId="273DCA3F" w16cex:dateUtc="2022-12-09T19:12:00Z"/>
  <w16cex:commentExtensible w16cex:durableId="273DCA3E" w16cex:dateUtc="2022-12-09T19:12:00Z"/>
  <w16cex:commentExtensible w16cex:durableId="273DCA3D" w16cex:dateUtc="2022-12-09T19:13:00Z"/>
  <w16cex:commentExtensible w16cex:durableId="273DCA3C" w16cex:dateUtc="2022-12-09T19:13:00Z"/>
  <w16cex:commentExtensible w16cex:durableId="273DC908" w16cex:dateUtc="2022-12-09T17:54:00Z"/>
  <w16cex:commentExtensible w16cex:durableId="273DC996" w16cex:dateUtc="2022-12-09T19:49:00Z"/>
  <w16cex:commentExtensible w16cex:durableId="273DBFC1" w16cex:dateUtc="2022-12-09T19:08:00Z"/>
  <w16cex:commentExtensible w16cex:durableId="273DC01B" w16cex:dateUtc="2022-12-09T19:09:00Z"/>
  <w16cex:commentExtensible w16cex:durableId="273DC04E" w16cex:dateUtc="2022-12-09T19:10:00Z"/>
  <w16cex:commentExtensible w16cex:durableId="273DCAD6" w16cex:dateUtc="2022-12-09T19:12:00Z"/>
  <w16cex:commentExtensible w16cex:durableId="273DC14E" w16cex:dateUtc="2022-12-09T19: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D03D43F" w16cid:durableId="273DAF1F"/>
  <w16cid:commentId w16cid:paraId="14245C75" w16cid:durableId="273DC842"/>
  <w16cid:commentId w16cid:paraId="70409A56" w16cid:durableId="273DC243"/>
  <w16cid:commentId w16cid:paraId="65F0DE0D" w16cid:durableId="276D3ABE"/>
  <w16cid:commentId w16cid:paraId="1352FDD8" w16cid:durableId="276D3AFA"/>
  <w16cid:commentId w16cid:paraId="225A6B5F" w16cid:durableId="273DC956"/>
  <w16cid:commentId w16cid:paraId="5E9F26E9" w16cid:durableId="273DAEBD"/>
  <w16cid:commentId w16cid:paraId="3B8DCB67" w16cid:durableId="273DAEEA"/>
  <w16cid:commentId w16cid:paraId="328F4324" w16cid:durableId="273DAF66"/>
  <w16cid:commentId w16cid:paraId="369D2C5B" w16cid:durableId="276E715C"/>
  <w16cid:commentId w16cid:paraId="38B990B3" w16cid:durableId="273DAF91"/>
  <w16cid:commentId w16cid:paraId="0B8928F3" w16cid:durableId="276E71B4"/>
  <w16cid:commentId w16cid:paraId="0F7DD70A" w16cid:durableId="273DAF86"/>
  <w16cid:commentId w16cid:paraId="3D2FBCC5" w16cid:durableId="273DAFA0"/>
  <w16cid:commentId w16cid:paraId="006CA848" w16cid:durableId="276E6A34"/>
  <w16cid:commentId w16cid:paraId="1D301E62" w16cid:durableId="273DCA7B"/>
  <w16cid:commentId w16cid:paraId="57A8073E" w16cid:durableId="273DCBCA"/>
  <w16cid:commentId w16cid:paraId="543759CC" w16cid:durableId="273DCA3F"/>
  <w16cid:commentId w16cid:paraId="4D95EC60" w16cid:durableId="273DCA3E"/>
  <w16cid:commentId w16cid:paraId="0B99EA8E" w16cid:durableId="273DCA3D"/>
  <w16cid:commentId w16cid:paraId="2AC80E99" w16cid:durableId="273DCA3C"/>
  <w16cid:commentId w16cid:paraId="19D9DE13" w16cid:durableId="273DC908"/>
  <w16cid:commentId w16cid:paraId="693A9EF3" w16cid:durableId="273DC996"/>
  <w16cid:commentId w16cid:paraId="79760AC1" w16cid:durableId="273DBFC1"/>
  <w16cid:commentId w16cid:paraId="1B59D60B" w16cid:durableId="273DC01B"/>
  <w16cid:commentId w16cid:paraId="47059616" w16cid:durableId="273DC04E"/>
  <w16cid:commentId w16cid:paraId="5D2303CE" w16cid:durableId="273DCAD6"/>
  <w16cid:commentId w16cid:paraId="056EF973" w16cid:durableId="273DC14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20DFD3" w14:textId="77777777" w:rsidR="002A32D5" w:rsidRDefault="002A32D5" w:rsidP="00444C47">
      <w:r>
        <w:separator/>
      </w:r>
    </w:p>
  </w:endnote>
  <w:endnote w:type="continuationSeparator" w:id="0">
    <w:p w14:paraId="47FEE61F" w14:textId="77777777" w:rsidR="002A32D5" w:rsidRDefault="002A32D5" w:rsidP="00444C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Roboto">
    <w:panose1 w:val="02000000000000000000"/>
    <w:charset w:val="00"/>
    <w:family w:val="auto"/>
    <w:pitch w:val="variable"/>
    <w:sig w:usb0="E00002FF" w:usb1="5000205B" w:usb2="0000002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2024805"/>
      <w:docPartObj>
        <w:docPartGallery w:val="Page Numbers (Bottom of Page)"/>
        <w:docPartUnique/>
      </w:docPartObj>
    </w:sdtPr>
    <w:sdtEndPr>
      <w:rPr>
        <w:noProof/>
      </w:rPr>
    </w:sdtEndPr>
    <w:sdtContent>
      <w:p w14:paraId="14F5F1E5" w14:textId="4E416EA0" w:rsidR="004425FD" w:rsidRDefault="004425F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C8CCB2C" w14:textId="77777777" w:rsidR="00CF3E6D" w:rsidRDefault="00CF3E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51644E" w14:textId="77777777" w:rsidR="002A32D5" w:rsidRDefault="002A32D5" w:rsidP="00444C47">
      <w:r>
        <w:separator/>
      </w:r>
    </w:p>
  </w:footnote>
  <w:footnote w:type="continuationSeparator" w:id="0">
    <w:p w14:paraId="7C7FF2A7" w14:textId="77777777" w:rsidR="002A32D5" w:rsidRDefault="002A32D5" w:rsidP="00444C47">
      <w:r>
        <w:continuationSeparator/>
      </w:r>
    </w:p>
  </w:footnote>
  <w:footnote w:id="1">
    <w:p w14:paraId="220E6BF2" w14:textId="1EFE6E73" w:rsidR="006E31EE" w:rsidRPr="006E31EE" w:rsidRDefault="006E31EE">
      <w:pPr>
        <w:pStyle w:val="FootnoteText"/>
        <w:rPr>
          <w:sz w:val="18"/>
          <w:szCs w:val="18"/>
        </w:rPr>
      </w:pPr>
      <w:r w:rsidRPr="006E31EE">
        <w:rPr>
          <w:rStyle w:val="FootnoteReference"/>
          <w:sz w:val="18"/>
          <w:szCs w:val="18"/>
        </w:rPr>
        <w:footnoteRef/>
      </w:r>
      <w:r w:rsidRPr="006E31EE">
        <w:rPr>
          <w:sz w:val="18"/>
          <w:szCs w:val="18"/>
        </w:rPr>
        <w:t xml:space="preserve"> IPCC, 2018, Summary for Policymakers, </w:t>
      </w:r>
      <w:r w:rsidR="00867BA4">
        <w:rPr>
          <w:sz w:val="18"/>
          <w:szCs w:val="18"/>
        </w:rPr>
        <w:t>“</w:t>
      </w:r>
      <w:r w:rsidRPr="006E31EE">
        <w:rPr>
          <w:sz w:val="18"/>
          <w:szCs w:val="18"/>
        </w:rPr>
        <w:t>Special Report: Global Warming of 1.5°C</w:t>
      </w:r>
      <w:r w:rsidR="00867BA4">
        <w:rPr>
          <w:sz w:val="18"/>
          <w:szCs w:val="18"/>
        </w:rPr>
        <w:t>”</w:t>
      </w:r>
      <w:r w:rsidRPr="006E31EE">
        <w:rPr>
          <w:sz w:val="18"/>
          <w:szCs w:val="18"/>
        </w:rPr>
        <w:t xml:space="preserve">, </w:t>
      </w:r>
      <w:hyperlink r:id="rId1" w:history="1">
        <w:r w:rsidRPr="006E31EE">
          <w:rPr>
            <w:rStyle w:val="Hyperlink"/>
            <w:sz w:val="18"/>
            <w:szCs w:val="18"/>
          </w:rPr>
          <w:t>https://www.ipcc.ch/sr15/chapter/spm/</w:t>
        </w:r>
      </w:hyperlink>
      <w:r w:rsidRPr="006E31EE">
        <w:rPr>
          <w:sz w:val="18"/>
          <w:szCs w:val="18"/>
        </w:rPr>
        <w:t xml:space="preserve">  </w:t>
      </w:r>
    </w:p>
  </w:footnote>
  <w:footnote w:id="2">
    <w:p w14:paraId="1D585997" w14:textId="77777777" w:rsidR="00394A01" w:rsidRPr="002B105A" w:rsidDel="00394A01" w:rsidRDefault="00394A01" w:rsidP="00394A01">
      <w:pPr>
        <w:pStyle w:val="FootnoteText"/>
        <w:rPr>
          <w:ins w:id="93" w:author="Rachel Chi Kiu Mok" w:date="2022-12-09T15:09:00Z"/>
          <w:del w:id="94" w:author="Rachel Chi Kiu Mok" w:date="2022-12-09T15:10:00Z"/>
          <w:sz w:val="18"/>
          <w:szCs w:val="18"/>
        </w:rPr>
      </w:pPr>
      <w:ins w:id="95" w:author="Rachel Chi Kiu Mok" w:date="2022-12-09T15:09:00Z">
        <w:del w:id="96" w:author="Rachel Chi Kiu Mok" w:date="2022-12-09T15:10:00Z">
          <w:r w:rsidRPr="002B105A" w:rsidDel="00394A01">
            <w:rPr>
              <w:rStyle w:val="FootnoteReference"/>
              <w:sz w:val="18"/>
              <w:szCs w:val="18"/>
            </w:rPr>
            <w:footnoteRef/>
          </w:r>
          <w:r w:rsidRPr="002B105A" w:rsidDel="00394A01">
            <w:rPr>
              <w:sz w:val="18"/>
              <w:szCs w:val="18"/>
            </w:rPr>
            <w:delText xml:space="preserve"> CPLC, 2021, “Report of the Task Force on Net Zero Goals &amp; Carbon Pricing”, </w:delText>
          </w:r>
          <w:r w:rsidDel="00394A01">
            <w:fldChar w:fldCharType="begin"/>
          </w:r>
          <w:r w:rsidDel="00394A01">
            <w:delInstrText xml:space="preserve"> HYPERLINK "https://static1.squarespace.com/static/54ff9c5ce4b0a53decccfb4c/t/614b3a242b48a65e02ccc978/1632320041214/CPLC+_NetZero_Report.pdf" </w:delInstrText>
          </w:r>
          <w:r w:rsidDel="00394A01">
            <w:fldChar w:fldCharType="separate"/>
          </w:r>
          <w:r w:rsidDel="00394A01">
            <w:rPr>
              <w:rStyle w:val="Hyperlink"/>
              <w:sz w:val="18"/>
              <w:szCs w:val="18"/>
            </w:rPr>
            <w:delText>https://CPLC_NetZero_Report.pdf</w:delText>
          </w:r>
          <w:r w:rsidDel="00394A01">
            <w:rPr>
              <w:rStyle w:val="Hyperlink"/>
              <w:sz w:val="18"/>
              <w:szCs w:val="18"/>
            </w:rPr>
            <w:fldChar w:fldCharType="end"/>
          </w:r>
          <w:r w:rsidRPr="002B105A" w:rsidDel="00394A01">
            <w:rPr>
              <w:sz w:val="18"/>
              <w:szCs w:val="18"/>
            </w:rPr>
            <w:delText xml:space="preserve"> </w:delText>
          </w:r>
        </w:del>
      </w:ins>
    </w:p>
  </w:footnote>
  <w:footnote w:id="3">
    <w:p w14:paraId="5B2A13F1" w14:textId="27FF0DCB" w:rsidR="004425FD" w:rsidRPr="004425FD" w:rsidRDefault="004425FD">
      <w:pPr>
        <w:pStyle w:val="FootnoteText"/>
        <w:rPr>
          <w:sz w:val="18"/>
          <w:szCs w:val="18"/>
        </w:rPr>
      </w:pPr>
      <w:r w:rsidRPr="004425FD">
        <w:rPr>
          <w:rStyle w:val="FootnoteReference"/>
          <w:sz w:val="18"/>
          <w:szCs w:val="18"/>
        </w:rPr>
        <w:footnoteRef/>
      </w:r>
      <w:r w:rsidRPr="004425FD">
        <w:rPr>
          <w:sz w:val="18"/>
          <w:szCs w:val="18"/>
        </w:rPr>
        <w:t xml:space="preserve"> </w:t>
      </w:r>
      <w:r>
        <w:rPr>
          <w:sz w:val="18"/>
          <w:szCs w:val="18"/>
        </w:rPr>
        <w:t xml:space="preserve">MP Group, 2021, </w:t>
      </w:r>
      <w:r w:rsidR="00100F70">
        <w:rPr>
          <w:sz w:val="18"/>
          <w:szCs w:val="18"/>
        </w:rPr>
        <w:t>“</w:t>
      </w:r>
      <w:r>
        <w:rPr>
          <w:sz w:val="18"/>
          <w:szCs w:val="18"/>
        </w:rPr>
        <w:t xml:space="preserve">Current </w:t>
      </w:r>
      <w:r w:rsidR="00100F70">
        <w:rPr>
          <w:sz w:val="18"/>
          <w:szCs w:val="18"/>
        </w:rPr>
        <w:t>State</w:t>
      </w:r>
      <w:r>
        <w:rPr>
          <w:sz w:val="18"/>
          <w:szCs w:val="18"/>
        </w:rPr>
        <w:t xml:space="preserve"> and Challenges of Global </w:t>
      </w:r>
      <w:r w:rsidR="00100F70">
        <w:rPr>
          <w:sz w:val="18"/>
          <w:szCs w:val="18"/>
        </w:rPr>
        <w:t xml:space="preserve">Carbon Emissions”, </w:t>
      </w:r>
      <w:hyperlink r:id="rId2" w:history="1">
        <w:r w:rsidR="00100F70" w:rsidRPr="000F3C32">
          <w:rPr>
            <w:rStyle w:val="Hyperlink"/>
            <w:sz w:val="18"/>
            <w:szCs w:val="18"/>
          </w:rPr>
          <w:t>https://m.thepaper.cn/baijiahao_14544988</w:t>
        </w:r>
      </w:hyperlink>
      <w:r w:rsidRPr="004425FD">
        <w:rPr>
          <w:sz w:val="18"/>
          <w:szCs w:val="18"/>
        </w:rPr>
        <w:t xml:space="preserve"> </w:t>
      </w:r>
    </w:p>
  </w:footnote>
  <w:footnote w:id="4">
    <w:p w14:paraId="7CBB7F0C" w14:textId="44A94806" w:rsidR="00324E43" w:rsidRPr="001D4DC3" w:rsidRDefault="00324E43" w:rsidP="00324E43">
      <w:pPr>
        <w:pStyle w:val="FootnoteText"/>
        <w:rPr>
          <w:sz w:val="18"/>
          <w:szCs w:val="18"/>
        </w:rPr>
      </w:pPr>
      <w:r w:rsidRPr="001D4DC3">
        <w:rPr>
          <w:rStyle w:val="FootnoteReference"/>
          <w:sz w:val="18"/>
          <w:szCs w:val="18"/>
        </w:rPr>
        <w:footnoteRef/>
      </w:r>
      <w:r w:rsidRPr="001D4DC3">
        <w:rPr>
          <w:sz w:val="18"/>
          <w:szCs w:val="18"/>
        </w:rPr>
        <w:t xml:space="preserve"> </w:t>
      </w:r>
      <w:r w:rsidR="007A58ED" w:rsidRPr="007A58ED">
        <w:rPr>
          <w:sz w:val="18"/>
          <w:szCs w:val="18"/>
        </w:rPr>
        <w:t>Institute of Climate Change and Sustainable Development</w:t>
      </w:r>
      <w:r w:rsidR="007A58ED">
        <w:rPr>
          <w:sz w:val="18"/>
          <w:szCs w:val="18"/>
        </w:rPr>
        <w:t xml:space="preserve"> (</w:t>
      </w:r>
      <w:r>
        <w:rPr>
          <w:sz w:val="18"/>
          <w:szCs w:val="18"/>
        </w:rPr>
        <w:t>ICCSD</w:t>
      </w:r>
      <w:r w:rsidR="007A58ED">
        <w:rPr>
          <w:sz w:val="18"/>
          <w:szCs w:val="18"/>
        </w:rPr>
        <w:t>)</w:t>
      </w:r>
      <w:r>
        <w:rPr>
          <w:sz w:val="18"/>
          <w:szCs w:val="18"/>
        </w:rPr>
        <w:t xml:space="preserve"> of Tsinghua University,</w:t>
      </w:r>
      <w:r w:rsidRPr="001D4DC3">
        <w:rPr>
          <w:sz w:val="18"/>
          <w:szCs w:val="18"/>
        </w:rPr>
        <w:t xml:space="preserve"> 2020</w:t>
      </w:r>
      <w:r>
        <w:rPr>
          <w:sz w:val="18"/>
          <w:szCs w:val="18"/>
        </w:rPr>
        <w:t>,</w:t>
      </w:r>
      <w:r w:rsidRPr="001D4DC3">
        <w:rPr>
          <w:sz w:val="18"/>
          <w:szCs w:val="18"/>
        </w:rPr>
        <w:t xml:space="preserve"> </w:t>
      </w:r>
      <w:r>
        <w:rPr>
          <w:sz w:val="18"/>
          <w:szCs w:val="18"/>
        </w:rPr>
        <w:t>“</w:t>
      </w:r>
      <w:r w:rsidRPr="001D4DC3">
        <w:rPr>
          <w:sz w:val="18"/>
          <w:szCs w:val="18"/>
        </w:rPr>
        <w:t xml:space="preserve">Comprehensive report on China's </w:t>
      </w:r>
      <w:r w:rsidR="007A58ED">
        <w:rPr>
          <w:sz w:val="18"/>
          <w:szCs w:val="18"/>
        </w:rPr>
        <w:t>l</w:t>
      </w:r>
      <w:r w:rsidRPr="001D4DC3">
        <w:rPr>
          <w:sz w:val="18"/>
          <w:szCs w:val="18"/>
        </w:rPr>
        <w:t>ong-</w:t>
      </w:r>
      <w:r w:rsidR="007A58ED">
        <w:rPr>
          <w:sz w:val="18"/>
          <w:szCs w:val="18"/>
        </w:rPr>
        <w:t>t</w:t>
      </w:r>
      <w:r w:rsidRPr="001D4DC3">
        <w:rPr>
          <w:sz w:val="18"/>
          <w:szCs w:val="18"/>
        </w:rPr>
        <w:t xml:space="preserve">erm </w:t>
      </w:r>
      <w:r w:rsidR="007A58ED">
        <w:rPr>
          <w:sz w:val="18"/>
          <w:szCs w:val="18"/>
        </w:rPr>
        <w:t>l</w:t>
      </w:r>
      <w:r w:rsidRPr="001D4DC3">
        <w:rPr>
          <w:sz w:val="18"/>
          <w:szCs w:val="18"/>
        </w:rPr>
        <w:t>ow-</w:t>
      </w:r>
      <w:r w:rsidR="007A58ED">
        <w:rPr>
          <w:sz w:val="18"/>
          <w:szCs w:val="18"/>
        </w:rPr>
        <w:t>c</w:t>
      </w:r>
      <w:r w:rsidRPr="001D4DC3">
        <w:rPr>
          <w:sz w:val="18"/>
          <w:szCs w:val="18"/>
        </w:rPr>
        <w:t xml:space="preserve">arbon </w:t>
      </w:r>
      <w:r w:rsidR="007A58ED">
        <w:rPr>
          <w:sz w:val="18"/>
          <w:szCs w:val="18"/>
        </w:rPr>
        <w:t>d</w:t>
      </w:r>
      <w:r w:rsidRPr="001D4DC3">
        <w:rPr>
          <w:sz w:val="18"/>
          <w:szCs w:val="18"/>
        </w:rPr>
        <w:t xml:space="preserve">evelopment </w:t>
      </w:r>
      <w:r w:rsidR="007A58ED">
        <w:rPr>
          <w:sz w:val="18"/>
          <w:szCs w:val="18"/>
        </w:rPr>
        <w:t>s</w:t>
      </w:r>
      <w:r w:rsidRPr="001D4DC3">
        <w:rPr>
          <w:sz w:val="18"/>
          <w:szCs w:val="18"/>
        </w:rPr>
        <w:t xml:space="preserve">trategies and </w:t>
      </w:r>
      <w:r w:rsidR="007A58ED">
        <w:rPr>
          <w:sz w:val="18"/>
          <w:szCs w:val="18"/>
        </w:rPr>
        <w:t>p</w:t>
      </w:r>
      <w:r w:rsidRPr="001D4DC3">
        <w:rPr>
          <w:sz w:val="18"/>
          <w:szCs w:val="18"/>
        </w:rPr>
        <w:t>athways</w:t>
      </w:r>
      <w:r>
        <w:rPr>
          <w:sz w:val="18"/>
          <w:szCs w:val="18"/>
        </w:rPr>
        <w:t>”,</w:t>
      </w:r>
      <w:r w:rsidRPr="001D4DC3">
        <w:rPr>
          <w:sz w:val="18"/>
          <w:szCs w:val="18"/>
        </w:rPr>
        <w:t xml:space="preserve"> Chinese Journal of Population, Resources and Environment, 18 (4): 263-295</w:t>
      </w:r>
      <w:r>
        <w:rPr>
          <w:sz w:val="18"/>
          <w:szCs w:val="18"/>
        </w:rPr>
        <w:t xml:space="preserve">, </w:t>
      </w:r>
      <w:hyperlink r:id="rId3" w:history="1">
        <w:r>
          <w:rPr>
            <w:rStyle w:val="Hyperlink"/>
            <w:sz w:val="18"/>
            <w:szCs w:val="18"/>
          </w:rPr>
          <w:t>https://cssd1992.org/files/Yzgzgtb82RMjAQml9xvs.pdf</w:t>
        </w:r>
      </w:hyperlink>
      <w:r>
        <w:rPr>
          <w:sz w:val="18"/>
          <w:szCs w:val="18"/>
        </w:rPr>
        <w:t xml:space="preserve"> </w:t>
      </w:r>
    </w:p>
  </w:footnote>
  <w:footnote w:id="5">
    <w:p w14:paraId="4005DDCE" w14:textId="77777777" w:rsidR="00324E43" w:rsidRPr="00A0060E" w:rsidRDefault="00324E43" w:rsidP="00324E43">
      <w:pPr>
        <w:pStyle w:val="FootnoteText"/>
      </w:pPr>
      <w:r w:rsidRPr="00A0060E">
        <w:rPr>
          <w:rStyle w:val="FootnoteReference"/>
          <w:sz w:val="18"/>
          <w:szCs w:val="18"/>
        </w:rPr>
        <w:footnoteRef/>
      </w:r>
      <w:r w:rsidRPr="00A0060E">
        <w:rPr>
          <w:sz w:val="18"/>
          <w:szCs w:val="18"/>
        </w:rPr>
        <w:t xml:space="preserve"> He, et al, 2022, “Towards carbon neutrality: A study on China's long-term low-carbon transition pathways and strategies”, Environmental Science and Ecotechnology Volume 9, January 2022, 4, </w:t>
      </w:r>
      <w:hyperlink r:id="rId4" w:history="1">
        <w:r w:rsidRPr="00A0060E">
          <w:rPr>
            <w:rStyle w:val="Hyperlink"/>
            <w:sz w:val="18"/>
            <w:szCs w:val="18"/>
          </w:rPr>
          <w:t>https://doi.org/10.1016/j.ese.2021.100134</w:t>
        </w:r>
      </w:hyperlink>
      <w:r w:rsidRPr="00A0060E">
        <w:rPr>
          <w:sz w:val="18"/>
          <w:szCs w:val="18"/>
        </w:rPr>
        <w:t xml:space="preserve"> </w:t>
      </w:r>
    </w:p>
  </w:footnote>
  <w:footnote w:id="6">
    <w:p w14:paraId="3C1AF7C9" w14:textId="77777777" w:rsidR="00324E43" w:rsidRPr="001D4DC3" w:rsidRDefault="00324E43" w:rsidP="00324E43">
      <w:pPr>
        <w:pStyle w:val="FootnoteText"/>
        <w:rPr>
          <w:sz w:val="18"/>
          <w:szCs w:val="18"/>
        </w:rPr>
      </w:pPr>
      <w:r w:rsidRPr="001D4DC3">
        <w:rPr>
          <w:rStyle w:val="FootnoteReference"/>
          <w:sz w:val="18"/>
          <w:szCs w:val="18"/>
        </w:rPr>
        <w:footnoteRef/>
      </w:r>
      <w:r w:rsidRPr="001D4DC3">
        <w:rPr>
          <w:sz w:val="18"/>
          <w:szCs w:val="18"/>
        </w:rPr>
        <w:t xml:space="preserve"> </w:t>
      </w:r>
      <w:r>
        <w:rPr>
          <w:sz w:val="18"/>
          <w:szCs w:val="18"/>
        </w:rPr>
        <w:t xml:space="preserve">ZHANG </w:t>
      </w:r>
      <w:proofErr w:type="spellStart"/>
      <w:r w:rsidRPr="001D4DC3">
        <w:rPr>
          <w:sz w:val="18"/>
          <w:szCs w:val="18"/>
        </w:rPr>
        <w:t>Xiliang</w:t>
      </w:r>
      <w:proofErr w:type="spellEnd"/>
      <w:r>
        <w:rPr>
          <w:sz w:val="18"/>
          <w:szCs w:val="18"/>
        </w:rPr>
        <w:t xml:space="preserve">, </w:t>
      </w:r>
      <w:r w:rsidRPr="001D4DC3">
        <w:rPr>
          <w:sz w:val="18"/>
          <w:szCs w:val="18"/>
        </w:rPr>
        <w:t>2020</w:t>
      </w:r>
      <w:r>
        <w:rPr>
          <w:sz w:val="18"/>
          <w:szCs w:val="18"/>
        </w:rPr>
        <w:t>,</w:t>
      </w:r>
      <w:r w:rsidRPr="001D4DC3">
        <w:rPr>
          <w:sz w:val="18"/>
          <w:szCs w:val="18"/>
        </w:rPr>
        <w:t xml:space="preserve"> </w:t>
      </w:r>
      <w:r>
        <w:rPr>
          <w:sz w:val="18"/>
          <w:szCs w:val="18"/>
        </w:rPr>
        <w:t>“</w:t>
      </w:r>
      <w:r w:rsidRPr="001D4DC3">
        <w:rPr>
          <w:sz w:val="18"/>
          <w:szCs w:val="18"/>
        </w:rPr>
        <w:t>Scenario analysis of low-carbon energy transition under carbon neutral goal by 2060</w:t>
      </w:r>
      <w:r>
        <w:rPr>
          <w:sz w:val="18"/>
          <w:szCs w:val="18"/>
        </w:rPr>
        <w:t>”,</w:t>
      </w:r>
      <w:r w:rsidRPr="001D4DC3">
        <w:rPr>
          <w:sz w:val="18"/>
          <w:szCs w:val="18"/>
        </w:rPr>
        <w:t xml:space="preserve"> </w:t>
      </w:r>
      <w:hyperlink r:id="rId5" w:history="1">
        <w:r w:rsidRPr="001D4DC3">
          <w:rPr>
            <w:rStyle w:val="Hyperlink"/>
            <w:sz w:val="18"/>
            <w:szCs w:val="18"/>
          </w:rPr>
          <w:t>https://www.sxfxer.com/info/news.php?id=864</w:t>
        </w:r>
      </w:hyperlink>
      <w:r w:rsidRPr="001D4DC3">
        <w:rPr>
          <w:sz w:val="18"/>
          <w:szCs w:val="18"/>
        </w:rPr>
        <w:t xml:space="preserve"> </w:t>
      </w:r>
    </w:p>
  </w:footnote>
  <w:footnote w:id="7">
    <w:p w14:paraId="71A0AC96" w14:textId="77777777" w:rsidR="00324E43" w:rsidRPr="001D4DC3" w:rsidRDefault="00324E43" w:rsidP="00324E43">
      <w:pPr>
        <w:pStyle w:val="FootnoteText"/>
        <w:rPr>
          <w:sz w:val="18"/>
          <w:szCs w:val="18"/>
        </w:rPr>
      </w:pPr>
      <w:r w:rsidRPr="001D4DC3">
        <w:rPr>
          <w:rStyle w:val="FootnoteReference"/>
          <w:sz w:val="18"/>
          <w:szCs w:val="18"/>
        </w:rPr>
        <w:footnoteRef/>
      </w:r>
      <w:r w:rsidRPr="001D4DC3">
        <w:rPr>
          <w:sz w:val="18"/>
          <w:szCs w:val="18"/>
        </w:rPr>
        <w:t xml:space="preserve"> CAI </w:t>
      </w:r>
      <w:proofErr w:type="spellStart"/>
      <w:r w:rsidRPr="001D4DC3">
        <w:rPr>
          <w:sz w:val="18"/>
          <w:szCs w:val="18"/>
        </w:rPr>
        <w:t>Bofeng</w:t>
      </w:r>
      <w:proofErr w:type="spellEnd"/>
      <w:r w:rsidRPr="001D4DC3">
        <w:rPr>
          <w:rFonts w:hint="eastAsia"/>
          <w:sz w:val="18"/>
          <w:szCs w:val="18"/>
        </w:rPr>
        <w:t>,</w:t>
      </w:r>
      <w:r w:rsidRPr="001D4DC3">
        <w:rPr>
          <w:sz w:val="18"/>
          <w:szCs w:val="18"/>
        </w:rPr>
        <w:t xml:space="preserve"> CAO </w:t>
      </w:r>
      <w:proofErr w:type="spellStart"/>
      <w:r w:rsidRPr="001D4DC3">
        <w:rPr>
          <w:sz w:val="18"/>
          <w:szCs w:val="18"/>
        </w:rPr>
        <w:t>Libin</w:t>
      </w:r>
      <w:proofErr w:type="spellEnd"/>
      <w:r w:rsidRPr="001D4DC3">
        <w:rPr>
          <w:sz w:val="18"/>
          <w:szCs w:val="18"/>
        </w:rPr>
        <w:t>, LEI Yu</w:t>
      </w:r>
      <w:r w:rsidRPr="001D4DC3">
        <w:rPr>
          <w:rFonts w:hint="eastAsia"/>
          <w:sz w:val="18"/>
          <w:szCs w:val="18"/>
        </w:rPr>
        <w:t>,</w:t>
      </w:r>
      <w:r w:rsidRPr="001D4DC3">
        <w:rPr>
          <w:sz w:val="18"/>
          <w:szCs w:val="18"/>
        </w:rPr>
        <w:t xml:space="preserve"> et al</w:t>
      </w:r>
      <w:r>
        <w:rPr>
          <w:sz w:val="18"/>
          <w:szCs w:val="18"/>
        </w:rPr>
        <w:t>, 2021,</w:t>
      </w:r>
      <w:r w:rsidRPr="001D4DC3">
        <w:rPr>
          <w:sz w:val="18"/>
          <w:szCs w:val="18"/>
        </w:rPr>
        <w:t xml:space="preserve"> </w:t>
      </w:r>
      <w:r>
        <w:rPr>
          <w:sz w:val="18"/>
          <w:szCs w:val="18"/>
        </w:rPr>
        <w:t>“</w:t>
      </w:r>
      <w:r w:rsidRPr="001D4DC3">
        <w:rPr>
          <w:sz w:val="18"/>
          <w:szCs w:val="18"/>
        </w:rPr>
        <w:t>China’s carbon emission pathway under the carbon neutrality target</w:t>
      </w:r>
      <w:r>
        <w:rPr>
          <w:sz w:val="18"/>
          <w:szCs w:val="18"/>
        </w:rPr>
        <w:t>[J]”,</w:t>
      </w:r>
      <w:r w:rsidRPr="001D4DC3">
        <w:rPr>
          <w:sz w:val="18"/>
          <w:szCs w:val="18"/>
        </w:rPr>
        <w:t xml:space="preserve"> China population</w:t>
      </w:r>
      <w:r w:rsidRPr="001D4DC3">
        <w:rPr>
          <w:rFonts w:hint="eastAsia"/>
          <w:sz w:val="18"/>
          <w:szCs w:val="18"/>
        </w:rPr>
        <w:t>,</w:t>
      </w:r>
      <w:r w:rsidRPr="001D4DC3">
        <w:rPr>
          <w:sz w:val="18"/>
          <w:szCs w:val="18"/>
        </w:rPr>
        <w:t xml:space="preserve"> </w:t>
      </w:r>
      <w:proofErr w:type="gramStart"/>
      <w:r w:rsidRPr="001D4DC3">
        <w:rPr>
          <w:sz w:val="18"/>
          <w:szCs w:val="18"/>
        </w:rPr>
        <w:t>resources</w:t>
      </w:r>
      <w:proofErr w:type="gramEnd"/>
      <w:r w:rsidRPr="001D4DC3">
        <w:rPr>
          <w:sz w:val="18"/>
          <w:szCs w:val="18"/>
        </w:rPr>
        <w:t xml:space="preserve"> and environment</w:t>
      </w:r>
      <w:r w:rsidRPr="001D4DC3">
        <w:rPr>
          <w:rFonts w:hint="eastAsia"/>
          <w:sz w:val="18"/>
          <w:szCs w:val="18"/>
        </w:rPr>
        <w:t>,</w:t>
      </w:r>
      <w:r w:rsidRPr="001D4DC3">
        <w:rPr>
          <w:sz w:val="18"/>
          <w:szCs w:val="18"/>
        </w:rPr>
        <w:t xml:space="preserve"> 31(1):7</w:t>
      </w:r>
      <w:r w:rsidRPr="001D4DC3">
        <w:rPr>
          <w:rFonts w:hint="eastAsia"/>
          <w:sz w:val="18"/>
          <w:szCs w:val="18"/>
        </w:rPr>
        <w:t>-</w:t>
      </w:r>
      <w:r w:rsidRPr="001D4DC3">
        <w:rPr>
          <w:sz w:val="18"/>
          <w:szCs w:val="18"/>
        </w:rPr>
        <w:t>14</w:t>
      </w:r>
      <w:r w:rsidRPr="001D4DC3">
        <w:rPr>
          <w:rFonts w:hint="eastAsia"/>
          <w:sz w:val="18"/>
          <w:szCs w:val="18"/>
        </w:rPr>
        <w:t>.</w:t>
      </w:r>
    </w:p>
  </w:footnote>
  <w:footnote w:id="8">
    <w:p w14:paraId="121AB862" w14:textId="4F54D1CD" w:rsidR="00796207" w:rsidRPr="00796207" w:rsidRDefault="00796207">
      <w:pPr>
        <w:pStyle w:val="FootnoteText"/>
      </w:pPr>
      <w:r>
        <w:rPr>
          <w:rStyle w:val="FootnoteReference"/>
        </w:rPr>
        <w:footnoteRef/>
      </w:r>
      <w:r>
        <w:t xml:space="preserve"> </w:t>
      </w:r>
      <w:r w:rsidRPr="00A0060E">
        <w:rPr>
          <w:sz w:val="18"/>
          <w:szCs w:val="18"/>
        </w:rPr>
        <w:t xml:space="preserve">He, et al, 2022, “Towards carbon neutrality: A study on China's long-term low-carbon transition pathways and strategies”, Environmental Science and Ecotechnology Volume 9, January 2022, 4, </w:t>
      </w:r>
      <w:hyperlink r:id="rId6" w:history="1">
        <w:r w:rsidRPr="00A0060E">
          <w:rPr>
            <w:rStyle w:val="Hyperlink"/>
            <w:sz w:val="18"/>
            <w:szCs w:val="18"/>
          </w:rPr>
          <w:t>https://doi.org/10.1016/j.ese.2021.100134</w:t>
        </w:r>
      </w:hyperlink>
    </w:p>
  </w:footnote>
  <w:footnote w:id="9">
    <w:p w14:paraId="306B4805" w14:textId="41FC2B5A" w:rsidR="008E1D19" w:rsidRPr="008E1D19" w:rsidRDefault="008E1D19">
      <w:pPr>
        <w:pStyle w:val="FootnoteText"/>
        <w:rPr>
          <w:sz w:val="18"/>
          <w:szCs w:val="18"/>
        </w:rPr>
      </w:pPr>
      <w:r w:rsidRPr="008E1D19">
        <w:rPr>
          <w:rStyle w:val="FootnoteReference"/>
          <w:sz w:val="18"/>
          <w:szCs w:val="18"/>
        </w:rPr>
        <w:footnoteRef/>
      </w:r>
      <w:r w:rsidRPr="008E1D19">
        <w:rPr>
          <w:sz w:val="18"/>
          <w:szCs w:val="18"/>
        </w:rPr>
        <w:t xml:space="preserve"> </w:t>
      </w:r>
      <w:r w:rsidRPr="008E1D19">
        <w:rPr>
          <w:rFonts w:hint="eastAsia"/>
          <w:sz w:val="18"/>
          <w:szCs w:val="18"/>
        </w:rPr>
        <w:t>M</w:t>
      </w:r>
      <w:r w:rsidRPr="008E1D19">
        <w:rPr>
          <w:sz w:val="18"/>
          <w:szCs w:val="18"/>
        </w:rPr>
        <w:t xml:space="preserve">inistry of Ecology and Environment, </w:t>
      </w:r>
      <w:hyperlink r:id="rId7" w:history="1">
        <w:r w:rsidRPr="008E1D19">
          <w:rPr>
            <w:rStyle w:val="Hyperlink"/>
            <w:sz w:val="18"/>
            <w:szCs w:val="18"/>
          </w:rPr>
          <w:t>https://www.mee.gov.cn/ywgz/ydqhbh/wsqtkz/202112/t20211231_965906.shtml</w:t>
        </w:r>
      </w:hyperlink>
      <w:r w:rsidRPr="008E1D19">
        <w:rPr>
          <w:sz w:val="18"/>
          <w:szCs w:val="18"/>
        </w:rPr>
        <w:t xml:space="preserve"> </w:t>
      </w:r>
    </w:p>
  </w:footnote>
  <w:footnote w:id="10">
    <w:p w14:paraId="4ED300E0" w14:textId="547D2CB0" w:rsidR="007F6D0D" w:rsidDel="00B4420A" w:rsidRDefault="007F6D0D">
      <w:pPr>
        <w:pStyle w:val="FootnoteText"/>
        <w:rPr>
          <w:del w:id="151" w:author="Jichong Wu" w:date="2023-01-15T12:07:00Z"/>
        </w:rPr>
      </w:pPr>
      <w:del w:id="152" w:author="Jichong Wu" w:date="2023-01-15T12:07:00Z">
        <w:r w:rsidDel="00B4420A">
          <w:rPr>
            <w:rStyle w:val="FootnoteReference"/>
          </w:rPr>
          <w:footnoteRef/>
        </w:r>
        <w:r w:rsidDel="00B4420A">
          <w:delText xml:space="preserve"> </w:delText>
        </w:r>
        <w:r w:rsidRPr="004C6E04" w:rsidDel="00B4420A">
          <w:rPr>
            <w:sz w:val="18"/>
            <w:szCs w:val="18"/>
          </w:rPr>
          <w:delText xml:space="preserve">Data source includes studies from </w:delText>
        </w:r>
        <w:r w:rsidR="002A32D5" w:rsidDel="00B4420A">
          <w:fldChar w:fldCharType="begin"/>
        </w:r>
        <w:r w:rsidR="002A32D5" w:rsidDel="00B4420A">
          <w:delInstrText xml:space="preserve"> HYPERLINK "https://www.ieta.org/resources/Resources/CarbonMarketBusinessBrief/2022/BusinessBrief_China2022.pdf" </w:delInstrText>
        </w:r>
        <w:r w:rsidR="002A32D5" w:rsidDel="00B4420A">
          <w:fldChar w:fldCharType="separate"/>
        </w:r>
        <w:r w:rsidRPr="004C6E04" w:rsidDel="00B4420A">
          <w:rPr>
            <w:rStyle w:val="Hyperlink"/>
            <w:sz w:val="18"/>
            <w:szCs w:val="18"/>
          </w:rPr>
          <w:delText>IETA</w:delText>
        </w:r>
        <w:r w:rsidR="002A32D5" w:rsidDel="00B4420A">
          <w:rPr>
            <w:rStyle w:val="Hyperlink"/>
            <w:sz w:val="18"/>
            <w:szCs w:val="18"/>
          </w:rPr>
          <w:fldChar w:fldCharType="end"/>
        </w:r>
        <w:r w:rsidRPr="004C6E04" w:rsidDel="00B4420A">
          <w:rPr>
            <w:sz w:val="18"/>
            <w:szCs w:val="18"/>
          </w:rPr>
          <w:delText xml:space="preserve">, </w:delText>
        </w:r>
        <w:r w:rsidR="002A32D5" w:rsidDel="00B4420A">
          <w:fldChar w:fldCharType="begin"/>
        </w:r>
        <w:r w:rsidR="002A32D5" w:rsidDel="00B4420A">
          <w:delInstrText xml:space="preserve"> HYPERLINK "http://www.chinacarbon.info/wp-content/uploads/2022/02/EN_2021-China-Carbon-Pricing-Su</w:delInstrText>
        </w:r>
        <w:r w:rsidR="002A32D5" w:rsidDel="00B4420A">
          <w:delInstrText xml:space="preserve">rvey-Report.pdf" </w:delInstrText>
        </w:r>
        <w:r w:rsidR="002A32D5" w:rsidDel="00B4420A">
          <w:fldChar w:fldCharType="separate"/>
        </w:r>
        <w:r w:rsidRPr="004C6E04" w:rsidDel="00B4420A">
          <w:rPr>
            <w:rStyle w:val="Hyperlink"/>
            <w:sz w:val="18"/>
            <w:szCs w:val="18"/>
          </w:rPr>
          <w:delText>ICF and SinoCarbon</w:delText>
        </w:r>
        <w:r w:rsidR="002A32D5" w:rsidDel="00B4420A">
          <w:rPr>
            <w:rStyle w:val="Hyperlink"/>
            <w:sz w:val="18"/>
            <w:szCs w:val="18"/>
          </w:rPr>
          <w:fldChar w:fldCharType="end"/>
        </w:r>
        <w:r w:rsidRPr="004C6E04" w:rsidDel="00B4420A">
          <w:rPr>
            <w:sz w:val="18"/>
            <w:szCs w:val="18"/>
          </w:rPr>
          <w:delText xml:space="preserve">, and </w:delText>
        </w:r>
        <w:r w:rsidR="002A32D5" w:rsidDel="00B4420A">
          <w:fldChar w:fldCharType="begin"/>
        </w:r>
        <w:r w:rsidR="002A32D5" w:rsidDel="00B4420A">
          <w:delInstrText xml:space="preserve"> HYPERLINK "https://chinadialogue.net/en/climate/the-first-year-of-chinas-national-carbon-market-reviewed/" </w:delInstrText>
        </w:r>
        <w:r w:rsidR="002A32D5" w:rsidDel="00B4420A">
          <w:fldChar w:fldCharType="separate"/>
        </w:r>
        <w:r w:rsidRPr="004C6E04" w:rsidDel="00B4420A">
          <w:rPr>
            <w:rStyle w:val="Hyperlink"/>
            <w:sz w:val="18"/>
            <w:szCs w:val="18"/>
          </w:rPr>
          <w:delText>ChinaDialogue</w:delText>
        </w:r>
        <w:r w:rsidR="002A32D5" w:rsidDel="00B4420A">
          <w:rPr>
            <w:rStyle w:val="Hyperlink"/>
            <w:sz w:val="18"/>
            <w:szCs w:val="18"/>
          </w:rPr>
          <w:fldChar w:fldCharType="end"/>
        </w:r>
        <w:r w:rsidRPr="004C6E04" w:rsidDel="00B4420A">
          <w:rPr>
            <w:sz w:val="18"/>
            <w:szCs w:val="18"/>
          </w:rPr>
          <w:delText xml:space="preserve">.  </w:delText>
        </w:r>
      </w:del>
    </w:p>
  </w:footnote>
  <w:footnote w:id="11">
    <w:p w14:paraId="4C51462C" w14:textId="3703AEF3" w:rsidR="008F097C" w:rsidRPr="008F097C" w:rsidRDefault="008F097C">
      <w:pPr>
        <w:pStyle w:val="FootnoteText"/>
        <w:rPr>
          <w:sz w:val="18"/>
          <w:szCs w:val="18"/>
        </w:rPr>
      </w:pPr>
      <w:r w:rsidRPr="008F097C">
        <w:rPr>
          <w:rStyle w:val="FootnoteReference"/>
          <w:sz w:val="18"/>
          <w:szCs w:val="18"/>
        </w:rPr>
        <w:footnoteRef/>
      </w:r>
      <w:r w:rsidRPr="008F097C">
        <w:rPr>
          <w:sz w:val="18"/>
          <w:szCs w:val="18"/>
        </w:rPr>
        <w:t xml:space="preserve"> World Bank, 2022, “China Country Climate and Development Report”, </w:t>
      </w:r>
      <w:hyperlink r:id="rId8" w:history="1">
        <w:r w:rsidRPr="008F097C">
          <w:rPr>
            <w:rStyle w:val="Hyperlink"/>
            <w:sz w:val="18"/>
            <w:szCs w:val="18"/>
          </w:rPr>
          <w:t>https://www.worldbank.org</w:t>
        </w:r>
        <w:r w:rsidRPr="008F097C">
          <w:rPr>
            <w:rStyle w:val="Hyperlink"/>
            <w:sz w:val="18"/>
            <w:szCs w:val="18"/>
          </w:rPr>
          <w:t>/</w:t>
        </w:r>
        <w:r w:rsidRPr="008F097C">
          <w:rPr>
            <w:rStyle w:val="Hyperlink"/>
            <w:sz w:val="18"/>
            <w:szCs w:val="18"/>
          </w:rPr>
          <w:t>en/country/china/publication/china-country-climate-and-development-report</w:t>
        </w:r>
      </w:hyperlink>
      <w:r w:rsidRPr="008F097C">
        <w:rPr>
          <w:sz w:val="18"/>
          <w:szCs w:val="18"/>
        </w:rPr>
        <w:t xml:space="preserve"> </w:t>
      </w:r>
    </w:p>
  </w:footnote>
  <w:footnote w:id="12">
    <w:p w14:paraId="5CBCF217" w14:textId="77777777" w:rsidR="00945DFC" w:rsidRPr="00D93A3D" w:rsidRDefault="00945DFC" w:rsidP="00945DFC">
      <w:pPr>
        <w:pStyle w:val="FootnoteText"/>
        <w:rPr>
          <w:sz w:val="18"/>
          <w:szCs w:val="18"/>
        </w:rPr>
      </w:pPr>
      <w:r w:rsidRPr="00D93A3D">
        <w:rPr>
          <w:rStyle w:val="FootnoteReference"/>
          <w:sz w:val="18"/>
          <w:szCs w:val="18"/>
        </w:rPr>
        <w:footnoteRef/>
      </w:r>
      <w:r w:rsidRPr="00D93A3D">
        <w:rPr>
          <w:sz w:val="18"/>
          <w:szCs w:val="18"/>
        </w:rPr>
        <w:t xml:space="preserve"> IEA, 2021, “The Role of China’s ETS in Power Sector </w:t>
      </w:r>
      <w:proofErr w:type="spellStart"/>
      <w:r w:rsidRPr="00D93A3D">
        <w:rPr>
          <w:sz w:val="18"/>
          <w:szCs w:val="18"/>
        </w:rPr>
        <w:t>Decarbonisation</w:t>
      </w:r>
      <w:proofErr w:type="spellEnd"/>
      <w:r w:rsidRPr="00D93A3D">
        <w:rPr>
          <w:sz w:val="18"/>
          <w:szCs w:val="18"/>
        </w:rPr>
        <w:t>”</w:t>
      </w:r>
      <w:r>
        <w:rPr>
          <w:sz w:val="18"/>
          <w:szCs w:val="18"/>
        </w:rPr>
        <w:t xml:space="preserve">, </w:t>
      </w:r>
      <w:hyperlink r:id="rId9" w:history="1">
        <w:r w:rsidRPr="000A3044">
          <w:rPr>
            <w:rStyle w:val="Hyperlink"/>
            <w:sz w:val="18"/>
            <w:szCs w:val="18"/>
          </w:rPr>
          <w:t>https://www.iea.org/reports/the-role-of-chinas-ets-in-power-sector-decarbonisation</w:t>
        </w:r>
      </w:hyperlink>
      <w:r>
        <w:rPr>
          <w:sz w:val="18"/>
          <w:szCs w:val="18"/>
        </w:rPr>
        <w:t xml:space="preserve"> </w:t>
      </w:r>
    </w:p>
  </w:footnote>
  <w:footnote w:id="13">
    <w:p w14:paraId="57E4C239" w14:textId="77777777" w:rsidR="000511BB" w:rsidRPr="00510304" w:rsidRDefault="000511BB" w:rsidP="000511BB">
      <w:pPr>
        <w:pStyle w:val="FootnoteText"/>
        <w:rPr>
          <w:ins w:id="201" w:author="Rachel Chi Kiu Mok" w:date="2022-12-09T14:52:00Z"/>
          <w:rFonts w:cstheme="minorHAnsi"/>
          <w:sz w:val="18"/>
          <w:szCs w:val="18"/>
        </w:rPr>
      </w:pPr>
      <w:ins w:id="202" w:author="Rachel Chi Kiu Mok" w:date="2022-12-09T14:52:00Z">
        <w:r w:rsidRPr="00510304">
          <w:rPr>
            <w:rStyle w:val="FootnoteReference"/>
            <w:rFonts w:cstheme="minorHAnsi"/>
            <w:sz w:val="18"/>
            <w:szCs w:val="18"/>
          </w:rPr>
          <w:footnoteRef/>
        </w:r>
        <w:r w:rsidRPr="00510304">
          <w:rPr>
            <w:rFonts w:cstheme="minorHAnsi"/>
            <w:sz w:val="18"/>
            <w:szCs w:val="18"/>
          </w:rPr>
          <w:t xml:space="preserve"> Qi</w:t>
        </w:r>
        <w:r w:rsidRPr="00510304">
          <w:rPr>
            <w:rFonts w:cstheme="minorHAnsi"/>
            <w:sz w:val="18"/>
            <w:szCs w:val="18"/>
          </w:rPr>
          <w:t>，</w:t>
        </w:r>
        <w:r w:rsidRPr="00510304">
          <w:rPr>
            <w:rFonts w:cstheme="minorHAnsi"/>
            <w:sz w:val="18"/>
            <w:szCs w:val="18"/>
          </w:rPr>
          <w:t>T. Y.</w:t>
        </w:r>
        <w:r w:rsidRPr="00510304">
          <w:rPr>
            <w:rFonts w:cstheme="minorHAnsi"/>
            <w:sz w:val="18"/>
            <w:szCs w:val="18"/>
          </w:rPr>
          <w:t>，</w:t>
        </w:r>
        <w:r w:rsidRPr="00510304">
          <w:rPr>
            <w:rFonts w:cstheme="minorHAnsi"/>
            <w:sz w:val="18"/>
            <w:szCs w:val="18"/>
          </w:rPr>
          <w:t>Winchester</w:t>
        </w:r>
        <w:r w:rsidRPr="00510304">
          <w:rPr>
            <w:rFonts w:cstheme="minorHAnsi"/>
            <w:sz w:val="18"/>
            <w:szCs w:val="18"/>
          </w:rPr>
          <w:t>，</w:t>
        </w:r>
        <w:r w:rsidRPr="00510304">
          <w:rPr>
            <w:rFonts w:cstheme="minorHAnsi"/>
            <w:sz w:val="18"/>
            <w:szCs w:val="18"/>
          </w:rPr>
          <w:t>N.</w:t>
        </w:r>
        <w:r w:rsidRPr="00510304">
          <w:rPr>
            <w:rFonts w:cstheme="minorHAnsi"/>
            <w:sz w:val="18"/>
            <w:szCs w:val="18"/>
          </w:rPr>
          <w:t>，</w:t>
        </w:r>
        <w:r w:rsidRPr="00510304">
          <w:rPr>
            <w:rFonts w:cstheme="minorHAnsi"/>
            <w:sz w:val="18"/>
            <w:szCs w:val="18"/>
          </w:rPr>
          <w:t>Karplus</w:t>
        </w:r>
        <w:r w:rsidRPr="00510304">
          <w:rPr>
            <w:rFonts w:cstheme="minorHAnsi"/>
            <w:sz w:val="18"/>
            <w:szCs w:val="18"/>
          </w:rPr>
          <w:t>，</w:t>
        </w:r>
        <w:r w:rsidRPr="00510304">
          <w:rPr>
            <w:rFonts w:cstheme="minorHAnsi"/>
            <w:sz w:val="18"/>
            <w:szCs w:val="18"/>
          </w:rPr>
          <w:t>V.</w:t>
        </w:r>
        <w:r w:rsidRPr="00510304">
          <w:rPr>
            <w:rFonts w:cstheme="minorHAnsi"/>
            <w:sz w:val="18"/>
            <w:szCs w:val="18"/>
          </w:rPr>
          <w:t>，</w:t>
        </w:r>
        <w:r w:rsidRPr="00510304">
          <w:rPr>
            <w:rFonts w:cstheme="minorHAnsi"/>
            <w:sz w:val="18"/>
            <w:szCs w:val="18"/>
          </w:rPr>
          <w:t>Zhang</w:t>
        </w:r>
        <w:r w:rsidRPr="00510304">
          <w:rPr>
            <w:rFonts w:cstheme="minorHAnsi"/>
            <w:sz w:val="18"/>
            <w:szCs w:val="18"/>
          </w:rPr>
          <w:t>，</w:t>
        </w:r>
        <w:r w:rsidRPr="00510304">
          <w:rPr>
            <w:rFonts w:cstheme="minorHAnsi"/>
            <w:sz w:val="18"/>
            <w:szCs w:val="18"/>
          </w:rPr>
          <w:t>D. and Zhang</w:t>
        </w:r>
        <w:r w:rsidRPr="00510304">
          <w:rPr>
            <w:rFonts w:cstheme="minorHAnsi"/>
            <w:sz w:val="18"/>
            <w:szCs w:val="18"/>
          </w:rPr>
          <w:t>，</w:t>
        </w:r>
        <w:r w:rsidRPr="00510304">
          <w:rPr>
            <w:rFonts w:cstheme="minorHAnsi"/>
            <w:sz w:val="18"/>
            <w:szCs w:val="18"/>
          </w:rPr>
          <w:t>X. L, 2016, “An Analysis of China’s Climate Policy Using the China in-Global Energy Model”</w:t>
        </w:r>
        <w:r w:rsidRPr="00510304">
          <w:rPr>
            <w:rFonts w:cstheme="minorHAnsi"/>
            <w:sz w:val="18"/>
            <w:szCs w:val="18"/>
          </w:rPr>
          <w:t>，</w:t>
        </w:r>
        <w:r w:rsidRPr="00510304">
          <w:rPr>
            <w:rFonts w:cstheme="minorHAnsi"/>
            <w:sz w:val="18"/>
            <w:szCs w:val="18"/>
          </w:rPr>
          <w:t>Economic Modelling</w:t>
        </w:r>
        <w:r w:rsidRPr="00510304">
          <w:rPr>
            <w:rFonts w:cstheme="minorHAnsi"/>
            <w:sz w:val="18"/>
            <w:szCs w:val="18"/>
          </w:rPr>
          <w:t>，</w:t>
        </w:r>
        <w:r w:rsidRPr="00510304">
          <w:rPr>
            <w:rFonts w:cstheme="minorHAnsi"/>
            <w:sz w:val="18"/>
            <w:szCs w:val="18"/>
          </w:rPr>
          <w:t>Vol. 52</w:t>
        </w:r>
        <w:r w:rsidRPr="00510304">
          <w:rPr>
            <w:rFonts w:cstheme="minorHAnsi"/>
            <w:sz w:val="18"/>
            <w:szCs w:val="18"/>
          </w:rPr>
          <w:t>，</w:t>
        </w:r>
        <w:r w:rsidRPr="00510304">
          <w:rPr>
            <w:rFonts w:cstheme="minorHAnsi"/>
            <w:sz w:val="18"/>
            <w:szCs w:val="18"/>
          </w:rPr>
          <w:t xml:space="preserve">650~660, </w:t>
        </w:r>
        <w:r>
          <w:fldChar w:fldCharType="begin"/>
        </w:r>
        <w:r>
          <w:instrText xml:space="preserve"> HYPERLINK "https://doi.org/10.1016/j.econmod.2015.09.036" </w:instrText>
        </w:r>
        <w:r>
          <w:fldChar w:fldCharType="separate"/>
        </w:r>
        <w:r w:rsidRPr="00510304">
          <w:rPr>
            <w:rStyle w:val="Hyperlink"/>
            <w:rFonts w:cstheme="minorHAnsi"/>
            <w:sz w:val="18"/>
            <w:szCs w:val="18"/>
          </w:rPr>
          <w:t>https://doi.org/10.1016/j.econmod.2015.09.036</w:t>
        </w:r>
        <w:r>
          <w:rPr>
            <w:rStyle w:val="Hyperlink"/>
            <w:rFonts w:cstheme="minorHAnsi"/>
            <w:sz w:val="18"/>
            <w:szCs w:val="18"/>
          </w:rPr>
          <w:fldChar w:fldCharType="end"/>
        </w:r>
        <w:r w:rsidRPr="00510304">
          <w:rPr>
            <w:rFonts w:cstheme="minorHAnsi"/>
            <w:sz w:val="18"/>
            <w:szCs w:val="18"/>
          </w:rPr>
          <w:t xml:space="preserve">  </w:t>
        </w:r>
      </w:ins>
    </w:p>
  </w:footnote>
  <w:footnote w:id="14">
    <w:p w14:paraId="7DFBD8D9" w14:textId="77777777" w:rsidR="000511BB" w:rsidRPr="00343715" w:rsidRDefault="000511BB" w:rsidP="000511BB">
      <w:pPr>
        <w:pStyle w:val="FootnoteText"/>
        <w:rPr>
          <w:ins w:id="203" w:author="Rachel Chi Kiu Mok" w:date="2022-12-09T14:52:00Z"/>
          <w:rFonts w:cstheme="minorHAnsi"/>
          <w:sz w:val="18"/>
          <w:szCs w:val="18"/>
        </w:rPr>
      </w:pPr>
      <w:ins w:id="204" w:author="Rachel Chi Kiu Mok" w:date="2022-12-09T14:52:00Z">
        <w:r w:rsidRPr="00343715">
          <w:rPr>
            <w:rStyle w:val="FootnoteReference"/>
            <w:rFonts w:cstheme="minorHAnsi"/>
            <w:sz w:val="18"/>
            <w:szCs w:val="18"/>
          </w:rPr>
          <w:footnoteRef/>
        </w:r>
        <w:r w:rsidRPr="00343715">
          <w:rPr>
            <w:rFonts w:cstheme="minorHAnsi"/>
            <w:sz w:val="18"/>
            <w:szCs w:val="18"/>
          </w:rPr>
          <w:t xml:space="preserve"> Weng</w:t>
        </w:r>
        <w:r w:rsidRPr="00343715">
          <w:rPr>
            <w:rFonts w:cstheme="minorHAnsi"/>
            <w:sz w:val="18"/>
            <w:szCs w:val="18"/>
          </w:rPr>
          <w:t>，</w:t>
        </w:r>
        <w:r w:rsidRPr="00343715">
          <w:rPr>
            <w:rFonts w:cstheme="minorHAnsi"/>
            <w:sz w:val="18"/>
            <w:szCs w:val="18"/>
          </w:rPr>
          <w:t>Y. Y.</w:t>
        </w:r>
        <w:r w:rsidRPr="00343715">
          <w:rPr>
            <w:rFonts w:cstheme="minorHAnsi"/>
            <w:sz w:val="18"/>
            <w:szCs w:val="18"/>
          </w:rPr>
          <w:t>，</w:t>
        </w:r>
        <w:r w:rsidRPr="00343715">
          <w:rPr>
            <w:rFonts w:cstheme="minorHAnsi"/>
            <w:sz w:val="18"/>
            <w:szCs w:val="18"/>
          </w:rPr>
          <w:t>Zhang</w:t>
        </w:r>
        <w:r w:rsidRPr="00343715">
          <w:rPr>
            <w:rFonts w:cstheme="minorHAnsi"/>
            <w:sz w:val="18"/>
            <w:szCs w:val="18"/>
          </w:rPr>
          <w:t>，</w:t>
        </w:r>
        <w:r w:rsidRPr="00343715">
          <w:rPr>
            <w:rFonts w:cstheme="minorHAnsi"/>
            <w:sz w:val="18"/>
            <w:szCs w:val="18"/>
          </w:rPr>
          <w:t>D.</w:t>
        </w:r>
        <w:r w:rsidRPr="00343715">
          <w:rPr>
            <w:rFonts w:cstheme="minorHAnsi"/>
            <w:sz w:val="18"/>
            <w:szCs w:val="18"/>
          </w:rPr>
          <w:t>，</w:t>
        </w:r>
        <w:r w:rsidRPr="00343715">
          <w:rPr>
            <w:rFonts w:cstheme="minorHAnsi"/>
            <w:sz w:val="18"/>
            <w:szCs w:val="18"/>
          </w:rPr>
          <w:t>Lu</w:t>
        </w:r>
        <w:r w:rsidRPr="00343715">
          <w:rPr>
            <w:rFonts w:cstheme="minorHAnsi"/>
            <w:sz w:val="18"/>
            <w:szCs w:val="18"/>
          </w:rPr>
          <w:t>，</w:t>
        </w:r>
        <w:r w:rsidRPr="00343715">
          <w:rPr>
            <w:rFonts w:cstheme="minorHAnsi"/>
            <w:sz w:val="18"/>
            <w:szCs w:val="18"/>
          </w:rPr>
          <w:t>L. L. and Zhang</w:t>
        </w:r>
        <w:r w:rsidRPr="00343715">
          <w:rPr>
            <w:rFonts w:cstheme="minorHAnsi"/>
            <w:sz w:val="18"/>
            <w:szCs w:val="18"/>
          </w:rPr>
          <w:t>，</w:t>
        </w:r>
        <w:r w:rsidRPr="00343715">
          <w:rPr>
            <w:rFonts w:cstheme="minorHAnsi"/>
            <w:sz w:val="18"/>
            <w:szCs w:val="18"/>
          </w:rPr>
          <w:t>X. L.</w:t>
        </w:r>
        <w:r w:rsidRPr="00343715">
          <w:rPr>
            <w:rFonts w:cstheme="minorHAnsi"/>
            <w:sz w:val="18"/>
            <w:szCs w:val="18"/>
          </w:rPr>
          <w:t>，</w:t>
        </w:r>
        <w:r w:rsidRPr="00343715">
          <w:rPr>
            <w:rFonts w:cstheme="minorHAnsi"/>
            <w:sz w:val="18"/>
            <w:szCs w:val="18"/>
          </w:rPr>
          <w:t xml:space="preserve">2018, “A General Equilibrium Analysis of Floor Prices for </w:t>
        </w:r>
        <w:proofErr w:type="spellStart"/>
        <w:r w:rsidRPr="00343715">
          <w:rPr>
            <w:rFonts w:cstheme="minorHAnsi"/>
            <w:sz w:val="18"/>
            <w:szCs w:val="18"/>
          </w:rPr>
          <w:t>China’S</w:t>
        </w:r>
        <w:proofErr w:type="spellEnd"/>
        <w:r w:rsidRPr="00343715">
          <w:rPr>
            <w:rFonts w:cstheme="minorHAnsi"/>
            <w:sz w:val="18"/>
            <w:szCs w:val="18"/>
          </w:rPr>
          <w:t xml:space="preserve"> National Carbon Emissions Trading System”</w:t>
        </w:r>
        <w:r w:rsidRPr="00343715">
          <w:rPr>
            <w:rFonts w:cstheme="minorHAnsi" w:hint="eastAsia"/>
            <w:sz w:val="18"/>
            <w:szCs w:val="18"/>
          </w:rPr>
          <w:t xml:space="preserve"> </w:t>
        </w:r>
        <w:r w:rsidRPr="00343715">
          <w:rPr>
            <w:rFonts w:cstheme="minorHAnsi" w:hint="eastAsia"/>
            <w:sz w:val="18"/>
            <w:szCs w:val="18"/>
          </w:rPr>
          <w:t>，</w:t>
        </w:r>
        <w:r w:rsidRPr="00343715">
          <w:rPr>
            <w:rFonts w:cstheme="minorHAnsi"/>
            <w:sz w:val="18"/>
            <w:szCs w:val="18"/>
          </w:rPr>
          <w:t>Climate Policy, 18: 60~70</w:t>
        </w:r>
        <w:r>
          <w:rPr>
            <w:rFonts w:cstheme="minorHAnsi"/>
            <w:sz w:val="18"/>
            <w:szCs w:val="18"/>
          </w:rPr>
          <w:t xml:space="preserve">, </w:t>
        </w:r>
        <w:r>
          <w:fldChar w:fldCharType="begin"/>
        </w:r>
        <w:r>
          <w:instrText xml:space="preserve"> HYPERLINK "https://doi.org/10.1080/14693062.2018.1464895" </w:instrText>
        </w:r>
        <w:r>
          <w:fldChar w:fldCharType="separate"/>
        </w:r>
        <w:r w:rsidRPr="00F93138">
          <w:rPr>
            <w:rStyle w:val="Hyperlink"/>
            <w:rFonts w:cstheme="minorHAnsi"/>
            <w:sz w:val="18"/>
            <w:szCs w:val="18"/>
          </w:rPr>
          <w:t>https://doi.org/10.1080/14693062.2018.1464895</w:t>
        </w:r>
        <w:r>
          <w:rPr>
            <w:rStyle w:val="Hyperlink"/>
            <w:rFonts w:cstheme="minorHAnsi"/>
            <w:sz w:val="18"/>
            <w:szCs w:val="18"/>
          </w:rPr>
          <w:fldChar w:fldCharType="end"/>
        </w:r>
        <w:r>
          <w:rPr>
            <w:rFonts w:cstheme="minorHAnsi"/>
            <w:sz w:val="18"/>
            <w:szCs w:val="18"/>
          </w:rPr>
          <w:t xml:space="preserve"> </w:t>
        </w:r>
      </w:ins>
    </w:p>
  </w:footnote>
  <w:footnote w:id="15">
    <w:p w14:paraId="41BAFC5C" w14:textId="77777777" w:rsidR="000511BB" w:rsidRPr="00343715" w:rsidRDefault="000511BB" w:rsidP="000511BB">
      <w:pPr>
        <w:pStyle w:val="FootnoteText"/>
        <w:rPr>
          <w:ins w:id="205" w:author="Rachel Chi Kiu Mok" w:date="2022-12-09T14:52:00Z"/>
          <w:sz w:val="18"/>
          <w:szCs w:val="18"/>
        </w:rPr>
      </w:pPr>
      <w:ins w:id="206" w:author="Rachel Chi Kiu Mok" w:date="2022-12-09T14:52:00Z">
        <w:r w:rsidRPr="00343715">
          <w:rPr>
            <w:rStyle w:val="FootnoteReference"/>
            <w:sz w:val="18"/>
            <w:szCs w:val="18"/>
          </w:rPr>
          <w:footnoteRef/>
        </w:r>
        <w:r w:rsidRPr="00343715">
          <w:rPr>
            <w:sz w:val="18"/>
            <w:szCs w:val="18"/>
          </w:rPr>
          <w:t xml:space="preserve"> Zhang </w:t>
        </w:r>
        <w:proofErr w:type="spellStart"/>
        <w:r w:rsidRPr="00343715">
          <w:rPr>
            <w:sz w:val="18"/>
            <w:szCs w:val="18"/>
          </w:rPr>
          <w:t>Xiliang</w:t>
        </w:r>
        <w:proofErr w:type="spellEnd"/>
        <w:r w:rsidRPr="00343715">
          <w:rPr>
            <w:sz w:val="18"/>
            <w:szCs w:val="18"/>
          </w:rPr>
          <w:t xml:space="preserve">, Huang </w:t>
        </w:r>
        <w:proofErr w:type="spellStart"/>
        <w:r w:rsidRPr="00343715">
          <w:rPr>
            <w:sz w:val="18"/>
            <w:szCs w:val="18"/>
          </w:rPr>
          <w:t>Xiaodan</w:t>
        </w:r>
        <w:proofErr w:type="spellEnd"/>
        <w:r w:rsidRPr="00343715">
          <w:rPr>
            <w:sz w:val="18"/>
            <w:szCs w:val="18"/>
          </w:rPr>
          <w:t>, et al, 2022, “Research on the Pathway and Policies for China's Energy and Economy Transformation toward Carbon Neutrality”, Management World, 1:35-52</w:t>
        </w:r>
      </w:ins>
    </w:p>
  </w:footnote>
  <w:footnote w:id="16">
    <w:p w14:paraId="27A352F2" w14:textId="77777777" w:rsidR="005B4C73" w:rsidRPr="00867BA4" w:rsidDel="00EE71B9" w:rsidRDefault="005B4C73" w:rsidP="005B4C73">
      <w:pPr>
        <w:pStyle w:val="FootnoteText"/>
        <w:rPr>
          <w:ins w:id="226" w:author="Rachel Chi Kiu Mok" w:date="2022-12-09T14:57:00Z"/>
          <w:del w:id="227" w:author="Rachel Chi Kiu Mok" w:date="2022-12-09T15:00:00Z"/>
          <w:sz w:val="18"/>
          <w:szCs w:val="18"/>
        </w:rPr>
      </w:pPr>
      <w:ins w:id="228" w:author="Rachel Chi Kiu Mok" w:date="2022-12-09T14:57:00Z">
        <w:del w:id="229" w:author="Rachel Chi Kiu Mok" w:date="2022-12-09T15:00:00Z">
          <w:r w:rsidRPr="00867BA4" w:rsidDel="00EE71B9">
            <w:rPr>
              <w:rStyle w:val="FootnoteReference"/>
              <w:sz w:val="18"/>
              <w:szCs w:val="18"/>
            </w:rPr>
            <w:footnoteRef/>
          </w:r>
          <w:r w:rsidRPr="00867BA4" w:rsidDel="00EE71B9">
            <w:rPr>
              <w:sz w:val="18"/>
              <w:szCs w:val="18"/>
            </w:rPr>
            <w:delText xml:space="preserve"> IETA, </w:delText>
          </w:r>
          <w:r w:rsidDel="00EE71B9">
            <w:rPr>
              <w:sz w:val="18"/>
              <w:szCs w:val="18"/>
            </w:rPr>
            <w:delText xml:space="preserve">CPLC, and </w:delText>
          </w:r>
          <w:r w:rsidRPr="00867BA4" w:rsidDel="00EE71B9">
            <w:rPr>
              <w:sz w:val="18"/>
              <w:szCs w:val="18"/>
            </w:rPr>
            <w:delText>University of Maryland</w:delText>
          </w:r>
          <w:r w:rsidDel="00EE71B9">
            <w:rPr>
              <w:sz w:val="18"/>
              <w:szCs w:val="18"/>
            </w:rPr>
            <w:delText>, 2019,</w:delText>
          </w:r>
          <w:r w:rsidRPr="00867BA4" w:rsidDel="00EE71B9">
            <w:rPr>
              <w:sz w:val="18"/>
              <w:szCs w:val="18"/>
            </w:rPr>
            <w:delText xml:space="preserve"> “The Economic Potential of Article 6 of the</w:delText>
          </w:r>
          <w:r w:rsidDel="00EE71B9">
            <w:rPr>
              <w:sz w:val="18"/>
              <w:szCs w:val="18"/>
            </w:rPr>
            <w:delText xml:space="preserve"> </w:delText>
          </w:r>
          <w:r w:rsidRPr="00867BA4" w:rsidDel="00EE71B9">
            <w:rPr>
              <w:sz w:val="18"/>
              <w:szCs w:val="18"/>
            </w:rPr>
            <w:delText xml:space="preserve">Paris Agreement and Implementation Challenges”, </w:delText>
          </w:r>
          <w:r w:rsidDel="00EE71B9">
            <w:fldChar w:fldCharType="begin"/>
          </w:r>
          <w:r w:rsidDel="00EE71B9">
            <w:delInstrText xml:space="preserve"> HYPERLINK "https://static1.squarespace.com/static/54ff9c5ce4b0a53decccfb4c/t/5d89fee3ad16452612f73374/1569333620247/CLPC_IETA_A6+report" </w:delInstrText>
          </w:r>
          <w:r w:rsidDel="00EE71B9">
            <w:fldChar w:fldCharType="separate"/>
          </w:r>
          <w:r w:rsidDel="00EE71B9">
            <w:rPr>
              <w:rStyle w:val="Hyperlink"/>
              <w:sz w:val="18"/>
              <w:szCs w:val="18"/>
            </w:rPr>
            <w:delText>https://static1.squarespace.com/static/..../CLPC_IETA_A6+report</w:delText>
          </w:r>
          <w:r w:rsidDel="00EE71B9">
            <w:rPr>
              <w:rStyle w:val="Hyperlink"/>
              <w:sz w:val="18"/>
              <w:szCs w:val="18"/>
            </w:rPr>
            <w:fldChar w:fldCharType="end"/>
          </w:r>
          <w:r w:rsidDel="00EE71B9">
            <w:rPr>
              <w:sz w:val="18"/>
              <w:szCs w:val="18"/>
            </w:rPr>
            <w:delText xml:space="preserve"> </w:delText>
          </w:r>
        </w:del>
      </w:ins>
    </w:p>
  </w:footnote>
  <w:footnote w:id="17">
    <w:p w14:paraId="562936DF" w14:textId="77777777" w:rsidR="000F6FC0" w:rsidRDefault="000F6FC0" w:rsidP="000F6FC0">
      <w:pPr>
        <w:pStyle w:val="FootnoteText"/>
        <w:rPr>
          <w:ins w:id="262" w:author="Rachel Chi Kiu Mok" w:date="2022-12-09T14:47:00Z"/>
        </w:rPr>
      </w:pPr>
      <w:ins w:id="263" w:author="Rachel Chi Kiu Mok" w:date="2022-12-09T14:47:00Z">
        <w:r>
          <w:rPr>
            <w:rStyle w:val="FootnoteReference"/>
          </w:rPr>
          <w:footnoteRef/>
        </w:r>
        <w:r>
          <w:t xml:space="preserve"> </w:t>
        </w:r>
        <w:r w:rsidRPr="00D74F40">
          <w:rPr>
            <w:sz w:val="18"/>
            <w:szCs w:val="18"/>
          </w:rPr>
          <w:t xml:space="preserve">ICF, </w:t>
        </w:r>
        <w:proofErr w:type="spellStart"/>
        <w:r w:rsidRPr="00D74F40">
          <w:rPr>
            <w:sz w:val="18"/>
            <w:szCs w:val="18"/>
          </w:rPr>
          <w:t>SinoCarbon</w:t>
        </w:r>
        <w:proofErr w:type="spellEnd"/>
        <w:r w:rsidRPr="00D74F40">
          <w:rPr>
            <w:sz w:val="18"/>
            <w:szCs w:val="18"/>
          </w:rPr>
          <w:t xml:space="preserve">, 2022, “2021 China Carbon Pricing Survey”, </w:t>
        </w:r>
        <w:r>
          <w:fldChar w:fldCharType="begin"/>
        </w:r>
        <w:r>
          <w:instrText xml:space="preserve"> HYPERLINK "http://www.chinacarbon.info/wp-content/uploads/2022/02/EN_2021-China-Carbon-Pricing-Survey-Report.pdf" </w:instrText>
        </w:r>
        <w:r>
          <w:fldChar w:fldCharType="separate"/>
        </w:r>
        <w:r w:rsidRPr="00D74F40">
          <w:rPr>
            <w:rStyle w:val="Hyperlink"/>
            <w:sz w:val="18"/>
            <w:szCs w:val="18"/>
          </w:rPr>
          <w:t>http://www.chinacarbon.info/wp-content/uploads/2022/02/EN_2021-China-Carbon-Pricing-Survey-Report.pdf</w:t>
        </w:r>
        <w:r>
          <w:rPr>
            <w:rStyle w:val="Hyperlink"/>
            <w:sz w:val="18"/>
            <w:szCs w:val="18"/>
          </w:rPr>
          <w:fldChar w:fldCharType="end"/>
        </w:r>
      </w:ins>
    </w:p>
  </w:footnote>
  <w:footnote w:id="18">
    <w:p w14:paraId="2A819786" w14:textId="77777777" w:rsidR="00EE71B9" w:rsidRPr="00867BA4" w:rsidRDefault="00EE71B9" w:rsidP="00EE71B9">
      <w:pPr>
        <w:pStyle w:val="FootnoteText"/>
        <w:rPr>
          <w:ins w:id="319" w:author="Rachel Chi Kiu Mok" w:date="2022-12-09T15:00:00Z"/>
          <w:sz w:val="18"/>
          <w:szCs w:val="18"/>
        </w:rPr>
      </w:pPr>
      <w:ins w:id="320" w:author="Rachel Chi Kiu Mok" w:date="2022-12-09T15:00:00Z">
        <w:r w:rsidRPr="00867BA4">
          <w:rPr>
            <w:rStyle w:val="FootnoteReference"/>
            <w:sz w:val="18"/>
            <w:szCs w:val="18"/>
          </w:rPr>
          <w:footnoteRef/>
        </w:r>
        <w:r w:rsidRPr="00867BA4">
          <w:rPr>
            <w:sz w:val="18"/>
            <w:szCs w:val="18"/>
          </w:rPr>
          <w:t xml:space="preserve"> IETA, </w:t>
        </w:r>
        <w:r>
          <w:rPr>
            <w:sz w:val="18"/>
            <w:szCs w:val="18"/>
          </w:rPr>
          <w:t xml:space="preserve">CPLC, and </w:t>
        </w:r>
        <w:r w:rsidRPr="00867BA4">
          <w:rPr>
            <w:sz w:val="18"/>
            <w:szCs w:val="18"/>
          </w:rPr>
          <w:t>University of Maryland</w:t>
        </w:r>
        <w:r>
          <w:rPr>
            <w:sz w:val="18"/>
            <w:szCs w:val="18"/>
          </w:rPr>
          <w:t>, 2019,</w:t>
        </w:r>
        <w:r w:rsidRPr="00867BA4">
          <w:rPr>
            <w:sz w:val="18"/>
            <w:szCs w:val="18"/>
          </w:rPr>
          <w:t xml:space="preserve"> “The Economic Potential of Article 6 of the</w:t>
        </w:r>
        <w:r>
          <w:rPr>
            <w:sz w:val="18"/>
            <w:szCs w:val="18"/>
          </w:rPr>
          <w:t xml:space="preserve"> </w:t>
        </w:r>
        <w:r w:rsidRPr="00867BA4">
          <w:rPr>
            <w:sz w:val="18"/>
            <w:szCs w:val="18"/>
          </w:rPr>
          <w:t xml:space="preserve">Paris Agreement and Implementation Challenges”, </w:t>
        </w:r>
        <w:r>
          <w:fldChar w:fldCharType="begin"/>
        </w:r>
        <w:r>
          <w:instrText xml:space="preserve"> HYPERLINK "https://static1.squarespace.com/static/54ff9c5ce4b0a53decccfb4c/t/5d89fee3ad16452612f73374/1569333620247/CLPC_IETA_A6+report" </w:instrText>
        </w:r>
        <w:r>
          <w:fldChar w:fldCharType="separate"/>
        </w:r>
        <w:r>
          <w:rPr>
            <w:rStyle w:val="Hyperlink"/>
            <w:sz w:val="18"/>
            <w:szCs w:val="18"/>
          </w:rPr>
          <w:t>https://static1.squarespace.com/static/..../CLPC_IETA_A6+report</w:t>
        </w:r>
        <w:r>
          <w:rPr>
            <w:rStyle w:val="Hyperlink"/>
            <w:sz w:val="18"/>
            <w:szCs w:val="18"/>
          </w:rPr>
          <w:fldChar w:fldCharType="end"/>
        </w:r>
        <w:r>
          <w:rPr>
            <w:sz w:val="18"/>
            <w:szCs w:val="18"/>
          </w:rPr>
          <w:t xml:space="preserve"> </w:t>
        </w:r>
      </w:ins>
    </w:p>
  </w:footnote>
  <w:footnote w:id="19">
    <w:p w14:paraId="529B6F61" w14:textId="74D85C3B" w:rsidR="002B105A" w:rsidRPr="002B105A" w:rsidDel="006267E9" w:rsidRDefault="002B105A">
      <w:pPr>
        <w:pStyle w:val="FootnoteText"/>
        <w:rPr>
          <w:del w:id="327" w:author="Rachel Chi Kiu Mok" w:date="2022-12-09T15:09:00Z"/>
          <w:sz w:val="18"/>
          <w:szCs w:val="18"/>
        </w:rPr>
      </w:pPr>
      <w:del w:id="328" w:author="Rachel Chi Kiu Mok" w:date="2022-12-09T15:09:00Z">
        <w:r w:rsidRPr="002B105A" w:rsidDel="006267E9">
          <w:rPr>
            <w:rStyle w:val="FootnoteReference"/>
            <w:sz w:val="18"/>
            <w:szCs w:val="18"/>
          </w:rPr>
          <w:footnoteRef/>
        </w:r>
        <w:r w:rsidRPr="002B105A" w:rsidDel="006267E9">
          <w:rPr>
            <w:sz w:val="18"/>
            <w:szCs w:val="18"/>
          </w:rPr>
          <w:delText xml:space="preserve"> CPLC, 2021, “Report of the Task Force on Net Zero Goals &amp; Carbon Pricing”, </w:delText>
        </w:r>
        <w:r w:rsidR="00B9674B" w:rsidDel="006267E9">
          <w:fldChar w:fldCharType="begin"/>
        </w:r>
        <w:r w:rsidR="00B9674B" w:rsidDel="006267E9">
          <w:delInstrText xml:space="preserve"> HYPERLINK "https://static1.squarespace.com/static/54ff9c5ce4b0a53decccfb4c/t/614b3a242b48a65e02ccc978/1632320041214/CPLC+_NetZero_Report.pdf" </w:delInstrText>
        </w:r>
        <w:r w:rsidR="00B9674B" w:rsidDel="006267E9">
          <w:fldChar w:fldCharType="separate"/>
        </w:r>
        <w:r w:rsidDel="006267E9">
          <w:rPr>
            <w:rStyle w:val="Hyperlink"/>
            <w:sz w:val="18"/>
            <w:szCs w:val="18"/>
          </w:rPr>
          <w:delText>https://CPLC_NetZero_Report.pdf</w:delText>
        </w:r>
        <w:r w:rsidR="00B9674B" w:rsidDel="006267E9">
          <w:rPr>
            <w:rStyle w:val="Hyperlink"/>
            <w:sz w:val="18"/>
            <w:szCs w:val="18"/>
          </w:rPr>
          <w:fldChar w:fldCharType="end"/>
        </w:r>
        <w:r w:rsidRPr="002B105A" w:rsidDel="006267E9">
          <w:rPr>
            <w:sz w:val="18"/>
            <w:szCs w:val="18"/>
          </w:rPr>
          <w:delText xml:space="preserve"> </w:delText>
        </w:r>
      </w:del>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220A8"/>
    <w:multiLevelType w:val="hybridMultilevel"/>
    <w:tmpl w:val="ECECCCD2"/>
    <w:lvl w:ilvl="0" w:tplc="03A078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227088"/>
    <w:multiLevelType w:val="hybridMultilevel"/>
    <w:tmpl w:val="22043D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D9741B"/>
    <w:multiLevelType w:val="hybridMultilevel"/>
    <w:tmpl w:val="008C683C"/>
    <w:lvl w:ilvl="0" w:tplc="643489CE">
      <w:start w:val="1"/>
      <w:numFmt w:val="decimal"/>
      <w:lvlText w:val="Figure %1 ."/>
      <w:lvlJc w:val="left"/>
      <w:pPr>
        <w:ind w:left="720" w:hanging="360"/>
      </w:pPr>
      <w:rPr>
        <w:rFonts w:cs="Times New Roman" w:hint="eastAsia"/>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240E54"/>
    <w:multiLevelType w:val="hybridMultilevel"/>
    <w:tmpl w:val="25FCAD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9413D0C"/>
    <w:multiLevelType w:val="hybridMultilevel"/>
    <w:tmpl w:val="9910A3E4"/>
    <w:lvl w:ilvl="0" w:tplc="9752D1B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845BAE"/>
    <w:multiLevelType w:val="hybridMultilevel"/>
    <w:tmpl w:val="F09AF0F2"/>
    <w:lvl w:ilvl="0" w:tplc="034276CE">
      <w:start w:val="9"/>
      <w:numFmt w:val="decimal"/>
      <w:lvlText w:val="Figure %1."/>
      <w:lvlJc w:val="left"/>
      <w:pPr>
        <w:ind w:left="0" w:hanging="360"/>
      </w:pPr>
      <w:rPr>
        <w:rFonts w:cs="Times New Roman" w:hint="eastAsia"/>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D86968"/>
    <w:multiLevelType w:val="hybridMultilevel"/>
    <w:tmpl w:val="2772C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383DB1"/>
    <w:multiLevelType w:val="hybridMultilevel"/>
    <w:tmpl w:val="64E075AE"/>
    <w:lvl w:ilvl="0" w:tplc="DC22A40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4F2FD5"/>
    <w:multiLevelType w:val="hybridMultilevel"/>
    <w:tmpl w:val="67F8F114"/>
    <w:lvl w:ilvl="0" w:tplc="259C56B6">
      <w:start w:val="7"/>
      <w:numFmt w:val="decimal"/>
      <w:lvlText w:val="Figure %1."/>
      <w:lvlJc w:val="left"/>
      <w:pPr>
        <w:ind w:left="360" w:hanging="360"/>
      </w:pPr>
      <w:rPr>
        <w:rFonts w:cs="Times New Roman" w:hint="eastAsia"/>
        <w:b/>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C1809BF"/>
    <w:multiLevelType w:val="hybridMultilevel"/>
    <w:tmpl w:val="4914D2C0"/>
    <w:lvl w:ilvl="0" w:tplc="0EEE0104">
      <w:start w:val="8"/>
      <w:numFmt w:val="decimal"/>
      <w:lvlText w:val="Figure %1."/>
      <w:lvlJc w:val="left"/>
      <w:pPr>
        <w:ind w:left="0" w:hanging="360"/>
      </w:pPr>
      <w:rPr>
        <w:rFonts w:cs="Times New Roman" w:hint="eastAsia"/>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173B3E"/>
    <w:multiLevelType w:val="hybridMultilevel"/>
    <w:tmpl w:val="E39450D2"/>
    <w:lvl w:ilvl="0" w:tplc="62FAAE90">
      <w:start w:val="1"/>
      <w:numFmt w:val="decimal"/>
      <w:lvlText w:val="Figure %1."/>
      <w:lvlJc w:val="left"/>
      <w:pPr>
        <w:ind w:left="720" w:hanging="360"/>
      </w:pPr>
      <w:rPr>
        <w:rFonts w:cs="Times New Roman" w:hint="eastAsia"/>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59396C"/>
    <w:multiLevelType w:val="hybridMultilevel"/>
    <w:tmpl w:val="4E8A55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28759DF"/>
    <w:multiLevelType w:val="hybridMultilevel"/>
    <w:tmpl w:val="E4728E44"/>
    <w:lvl w:ilvl="0" w:tplc="5598250A">
      <w:start w:val="1"/>
      <w:numFmt w:val="decimal"/>
      <w:lvlText w:val="Table %1 "/>
      <w:lvlJc w:val="left"/>
      <w:pPr>
        <w:ind w:left="420" w:hanging="420"/>
      </w:pPr>
      <w:rPr>
        <w:rFonts w:cs="Times New Roman"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3327679"/>
    <w:multiLevelType w:val="hybridMultilevel"/>
    <w:tmpl w:val="798EB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6B7994"/>
    <w:multiLevelType w:val="hybridMultilevel"/>
    <w:tmpl w:val="0CE87B7A"/>
    <w:lvl w:ilvl="0" w:tplc="04090011">
      <w:start w:val="1"/>
      <w:numFmt w:val="decimal"/>
      <w:lvlText w:val="%1)"/>
      <w:lvlJc w:val="left"/>
      <w:pPr>
        <w:ind w:left="2520" w:hanging="360"/>
      </w:p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15" w15:restartNumberingAfterBreak="0">
    <w:nsid w:val="27C73DF1"/>
    <w:multiLevelType w:val="hybridMultilevel"/>
    <w:tmpl w:val="00284AA0"/>
    <w:lvl w:ilvl="0" w:tplc="46C2E730">
      <w:start w:val="1"/>
      <w:numFmt w:val="decimal"/>
      <w:lvlText w:val="Figure %1 "/>
      <w:lvlJc w:val="left"/>
      <w:pPr>
        <w:ind w:left="720" w:hanging="360"/>
      </w:pPr>
      <w:rPr>
        <w:rFonts w:cs="Times New Roman" w:hint="eastAsia"/>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E547B1"/>
    <w:multiLevelType w:val="hybridMultilevel"/>
    <w:tmpl w:val="CCE4F38E"/>
    <w:lvl w:ilvl="0" w:tplc="69C0426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F6A38CD"/>
    <w:multiLevelType w:val="hybridMultilevel"/>
    <w:tmpl w:val="6D908C02"/>
    <w:lvl w:ilvl="0" w:tplc="DD86ED46">
      <w:start w:val="1"/>
      <w:numFmt w:val="decimal"/>
      <w:lvlText w:val="Figure %1."/>
      <w:lvlJc w:val="left"/>
      <w:pPr>
        <w:ind w:left="720" w:hanging="360"/>
      </w:pPr>
      <w:rPr>
        <w:rFonts w:cs="Times New Roman" w:hint="eastAsia"/>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3AE5C76"/>
    <w:multiLevelType w:val="hybridMultilevel"/>
    <w:tmpl w:val="CFDA875C"/>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9" w15:restartNumberingAfterBreak="0">
    <w:nsid w:val="3A616187"/>
    <w:multiLevelType w:val="hybridMultilevel"/>
    <w:tmpl w:val="B9EE7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4E1D60"/>
    <w:multiLevelType w:val="hybridMultilevel"/>
    <w:tmpl w:val="342CE076"/>
    <w:lvl w:ilvl="0" w:tplc="643489CE">
      <w:start w:val="1"/>
      <w:numFmt w:val="decimal"/>
      <w:lvlText w:val="Figure %1 ."/>
      <w:lvlJc w:val="left"/>
      <w:pPr>
        <w:ind w:left="360" w:hanging="360"/>
      </w:pPr>
      <w:rPr>
        <w:rFonts w:cs="Times New Roman" w:hint="eastAsia"/>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3DA52211"/>
    <w:multiLevelType w:val="hybridMultilevel"/>
    <w:tmpl w:val="1890C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044FE7"/>
    <w:multiLevelType w:val="hybridMultilevel"/>
    <w:tmpl w:val="3A46DA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02F1D13"/>
    <w:multiLevelType w:val="hybridMultilevel"/>
    <w:tmpl w:val="E854A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DA4269"/>
    <w:multiLevelType w:val="hybridMultilevel"/>
    <w:tmpl w:val="5BBA7C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11">
      <w:start w:val="1"/>
      <w:numFmt w:val="decimal"/>
      <w:lvlText w:val="%4)"/>
      <w:lvlJc w:val="left"/>
      <w:pPr>
        <w:ind w:left="2880" w:hanging="360"/>
      </w:pPr>
      <w:rPr>
        <w:rFonts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E5014DB"/>
    <w:multiLevelType w:val="hybridMultilevel"/>
    <w:tmpl w:val="BD40E528"/>
    <w:lvl w:ilvl="0" w:tplc="46C2E730">
      <w:start w:val="1"/>
      <w:numFmt w:val="decimal"/>
      <w:lvlText w:val="Figure %1 "/>
      <w:lvlJc w:val="left"/>
      <w:pPr>
        <w:ind w:left="420" w:hanging="420"/>
      </w:pPr>
      <w:rPr>
        <w:rFonts w:cs="Times New Roman" w:hint="eastAsia"/>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11F4F30"/>
    <w:multiLevelType w:val="hybridMultilevel"/>
    <w:tmpl w:val="9F503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1D4866"/>
    <w:multiLevelType w:val="hybridMultilevel"/>
    <w:tmpl w:val="6A686E46"/>
    <w:lvl w:ilvl="0" w:tplc="073CC39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62F1042"/>
    <w:multiLevelType w:val="hybridMultilevel"/>
    <w:tmpl w:val="B5D8A06C"/>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59A96D36"/>
    <w:multiLevelType w:val="hybridMultilevel"/>
    <w:tmpl w:val="17B03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9F45E1"/>
    <w:multiLevelType w:val="hybridMultilevel"/>
    <w:tmpl w:val="3CDE7CC6"/>
    <w:lvl w:ilvl="0" w:tplc="F886B4E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4351D9C"/>
    <w:multiLevelType w:val="hybridMultilevel"/>
    <w:tmpl w:val="8572F82C"/>
    <w:lvl w:ilvl="0" w:tplc="04090001">
      <w:start w:val="1"/>
      <w:numFmt w:val="bullet"/>
      <w:lvlText w:val=""/>
      <w:lvlJc w:val="left"/>
      <w:pPr>
        <w:ind w:left="720" w:hanging="360"/>
      </w:pPr>
      <w:rPr>
        <w:rFonts w:ascii="Symbol" w:hAnsi="Symbol" w:hint="default"/>
      </w:rPr>
    </w:lvl>
    <w:lvl w:ilvl="1" w:tplc="04090011">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C70DE4"/>
    <w:multiLevelType w:val="hybridMultilevel"/>
    <w:tmpl w:val="AE26590E"/>
    <w:lvl w:ilvl="0" w:tplc="DCF8DAE8">
      <w:start w:val="1"/>
      <w:numFmt w:val="decimal"/>
      <w:lvlText w:val="Table %1."/>
      <w:lvlJc w:val="left"/>
      <w:pPr>
        <w:ind w:left="0" w:hanging="360"/>
      </w:pPr>
      <w:rPr>
        <w:rFonts w:cs="Times New Roman" w:hint="eastAsia"/>
        <w:b/>
        <w:bCs w:val="0"/>
        <w:color w:val="000000" w:themeColor="text1"/>
      </w:rPr>
    </w:lvl>
    <w:lvl w:ilvl="1" w:tplc="04090019">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33" w15:restartNumberingAfterBreak="0">
    <w:nsid w:val="6B491AF2"/>
    <w:multiLevelType w:val="hybridMultilevel"/>
    <w:tmpl w:val="E14A6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2340E18"/>
    <w:multiLevelType w:val="hybridMultilevel"/>
    <w:tmpl w:val="BB9AB7A6"/>
    <w:lvl w:ilvl="0" w:tplc="62FAAE90">
      <w:start w:val="1"/>
      <w:numFmt w:val="decimal"/>
      <w:lvlText w:val="Figure %1."/>
      <w:lvlJc w:val="left"/>
      <w:pPr>
        <w:ind w:left="770" w:hanging="360"/>
      </w:pPr>
      <w:rPr>
        <w:rFonts w:cs="Times New Roman" w:hint="eastAsia"/>
        <w:b w:val="0"/>
      </w:r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35" w15:restartNumberingAfterBreak="0">
    <w:nsid w:val="74B87646"/>
    <w:multiLevelType w:val="hybridMultilevel"/>
    <w:tmpl w:val="4016D902"/>
    <w:lvl w:ilvl="0" w:tplc="62FAAE90">
      <w:start w:val="1"/>
      <w:numFmt w:val="decimal"/>
      <w:lvlText w:val="Figure %1."/>
      <w:lvlJc w:val="left"/>
      <w:pPr>
        <w:ind w:left="720" w:hanging="360"/>
      </w:pPr>
      <w:rPr>
        <w:rFonts w:cs="Times New Roman" w:hint="eastAsia"/>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6A2758E"/>
    <w:multiLevelType w:val="hybridMultilevel"/>
    <w:tmpl w:val="969EB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8FD47A6"/>
    <w:multiLevelType w:val="hybridMultilevel"/>
    <w:tmpl w:val="FE28D1A4"/>
    <w:lvl w:ilvl="0" w:tplc="FA58C4B4">
      <w:start w:val="1"/>
      <w:numFmt w:val="decimal"/>
      <w:lvlText w:val="Table %1."/>
      <w:lvlJc w:val="left"/>
      <w:pPr>
        <w:ind w:left="720" w:hanging="360"/>
      </w:pPr>
      <w:rPr>
        <w:rFonts w:cs="Times New Roman" w:hint="eastAsia"/>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9080AE7"/>
    <w:multiLevelType w:val="hybridMultilevel"/>
    <w:tmpl w:val="A0E62B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9BA19C5"/>
    <w:multiLevelType w:val="hybridMultilevel"/>
    <w:tmpl w:val="9D4E3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A9450B2"/>
    <w:multiLevelType w:val="hybridMultilevel"/>
    <w:tmpl w:val="63C4ADE8"/>
    <w:lvl w:ilvl="0" w:tplc="10A255E4">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0C6077"/>
    <w:multiLevelType w:val="hybridMultilevel"/>
    <w:tmpl w:val="087A6E94"/>
    <w:lvl w:ilvl="0" w:tplc="68BAFFE8">
      <w:start w:val="6"/>
      <w:numFmt w:val="decimal"/>
      <w:lvlText w:val="Figure %1."/>
      <w:lvlJc w:val="left"/>
      <w:pPr>
        <w:ind w:left="360" w:hanging="360"/>
      </w:pPr>
      <w:rPr>
        <w:rFonts w:cs="Times New Roman" w:hint="eastAsia"/>
        <w:b/>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7C5C2904"/>
    <w:multiLevelType w:val="hybridMultilevel"/>
    <w:tmpl w:val="71344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984F1D"/>
    <w:multiLevelType w:val="hybridMultilevel"/>
    <w:tmpl w:val="B0B0CBC4"/>
    <w:lvl w:ilvl="0" w:tplc="C506FC70">
      <w:start w:val="1"/>
      <w:numFmt w:val="decimal"/>
      <w:lvlText w:val="Figure %1 "/>
      <w:lvlJc w:val="right"/>
      <w:pPr>
        <w:ind w:left="720" w:hanging="360"/>
      </w:pPr>
      <w:rPr>
        <w:rFonts w:cs="Times New Roman" w:hint="eastAsia"/>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22"/>
  </w:num>
  <w:num w:numId="3">
    <w:abstractNumId w:val="24"/>
  </w:num>
  <w:num w:numId="4">
    <w:abstractNumId w:val="14"/>
  </w:num>
  <w:num w:numId="5">
    <w:abstractNumId w:val="11"/>
  </w:num>
  <w:num w:numId="6">
    <w:abstractNumId w:val="36"/>
  </w:num>
  <w:num w:numId="7">
    <w:abstractNumId w:val="21"/>
  </w:num>
  <w:num w:numId="8">
    <w:abstractNumId w:val="19"/>
  </w:num>
  <w:num w:numId="9">
    <w:abstractNumId w:val="26"/>
  </w:num>
  <w:num w:numId="10">
    <w:abstractNumId w:val="13"/>
  </w:num>
  <w:num w:numId="11">
    <w:abstractNumId w:val="12"/>
  </w:num>
  <w:num w:numId="12">
    <w:abstractNumId w:val="33"/>
  </w:num>
  <w:num w:numId="13">
    <w:abstractNumId w:val="23"/>
  </w:num>
  <w:num w:numId="14">
    <w:abstractNumId w:val="42"/>
  </w:num>
  <w:num w:numId="15">
    <w:abstractNumId w:val="28"/>
  </w:num>
  <w:num w:numId="16">
    <w:abstractNumId w:val="1"/>
  </w:num>
  <w:num w:numId="17">
    <w:abstractNumId w:val="25"/>
  </w:num>
  <w:num w:numId="18">
    <w:abstractNumId w:val="15"/>
  </w:num>
  <w:num w:numId="19">
    <w:abstractNumId w:val="20"/>
  </w:num>
  <w:num w:numId="20">
    <w:abstractNumId w:val="17"/>
  </w:num>
  <w:num w:numId="21">
    <w:abstractNumId w:val="10"/>
  </w:num>
  <w:num w:numId="22">
    <w:abstractNumId w:val="35"/>
  </w:num>
  <w:num w:numId="23">
    <w:abstractNumId w:val="34"/>
  </w:num>
  <w:num w:numId="24">
    <w:abstractNumId w:val="43"/>
  </w:num>
  <w:num w:numId="25">
    <w:abstractNumId w:val="41"/>
  </w:num>
  <w:num w:numId="26">
    <w:abstractNumId w:val="32"/>
  </w:num>
  <w:num w:numId="27">
    <w:abstractNumId w:val="2"/>
  </w:num>
  <w:num w:numId="28">
    <w:abstractNumId w:val="8"/>
  </w:num>
  <w:num w:numId="29">
    <w:abstractNumId w:val="0"/>
  </w:num>
  <w:num w:numId="30">
    <w:abstractNumId w:val="39"/>
  </w:num>
  <w:num w:numId="31">
    <w:abstractNumId w:val="16"/>
  </w:num>
  <w:num w:numId="32">
    <w:abstractNumId w:val="7"/>
  </w:num>
  <w:num w:numId="33">
    <w:abstractNumId w:val="27"/>
  </w:num>
  <w:num w:numId="34">
    <w:abstractNumId w:val="30"/>
  </w:num>
  <w:num w:numId="35">
    <w:abstractNumId w:val="4"/>
  </w:num>
  <w:num w:numId="36">
    <w:abstractNumId w:val="37"/>
  </w:num>
  <w:num w:numId="37">
    <w:abstractNumId w:val="31"/>
  </w:num>
  <w:num w:numId="38">
    <w:abstractNumId w:val="6"/>
  </w:num>
  <w:num w:numId="39">
    <w:abstractNumId w:val="29"/>
  </w:num>
  <w:num w:numId="40">
    <w:abstractNumId w:val="9"/>
  </w:num>
  <w:num w:numId="41">
    <w:abstractNumId w:val="5"/>
  </w:num>
  <w:num w:numId="42">
    <w:abstractNumId w:val="40"/>
  </w:num>
  <w:num w:numId="43">
    <w:abstractNumId w:val="38"/>
  </w:num>
  <w:num w:numId="4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chel Chi Kiu Mok">
    <w15:presenceInfo w15:providerId="AD" w15:userId="S::rmok@worldbank.org::ce1bc95e-505e-471c-b053-ddfac139d551"/>
  </w15:person>
  <w15:person w15:author="Jichong Wu">
    <w15:presenceInfo w15:providerId="AD" w15:userId="S::jwu18@worldbank.org::7cd4e9bb-8856-4946-bf61-32699d72dd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4C47"/>
    <w:rsid w:val="0000688E"/>
    <w:rsid w:val="00007A48"/>
    <w:rsid w:val="0001055F"/>
    <w:rsid w:val="00021957"/>
    <w:rsid w:val="00026003"/>
    <w:rsid w:val="000341D9"/>
    <w:rsid w:val="000511BB"/>
    <w:rsid w:val="00057E5D"/>
    <w:rsid w:val="00073D74"/>
    <w:rsid w:val="00076998"/>
    <w:rsid w:val="000838DA"/>
    <w:rsid w:val="00096F99"/>
    <w:rsid w:val="000A2C28"/>
    <w:rsid w:val="000A3D94"/>
    <w:rsid w:val="000B4A6D"/>
    <w:rsid w:val="000B50F7"/>
    <w:rsid w:val="000C4C03"/>
    <w:rsid w:val="000D087F"/>
    <w:rsid w:val="000E1201"/>
    <w:rsid w:val="000F25CC"/>
    <w:rsid w:val="000F6FC0"/>
    <w:rsid w:val="00100F70"/>
    <w:rsid w:val="00103198"/>
    <w:rsid w:val="00104813"/>
    <w:rsid w:val="0010485B"/>
    <w:rsid w:val="00114EDB"/>
    <w:rsid w:val="00120BB0"/>
    <w:rsid w:val="001754A6"/>
    <w:rsid w:val="00175B41"/>
    <w:rsid w:val="00177244"/>
    <w:rsid w:val="00186B1E"/>
    <w:rsid w:val="00192199"/>
    <w:rsid w:val="00194813"/>
    <w:rsid w:val="001A37BA"/>
    <w:rsid w:val="001B416A"/>
    <w:rsid w:val="001B78F5"/>
    <w:rsid w:val="001C77CC"/>
    <w:rsid w:val="001D17C7"/>
    <w:rsid w:val="001D4DC3"/>
    <w:rsid w:val="001D58EC"/>
    <w:rsid w:val="001E7D08"/>
    <w:rsid w:val="001F6DAA"/>
    <w:rsid w:val="001F7D20"/>
    <w:rsid w:val="002049E2"/>
    <w:rsid w:val="00207069"/>
    <w:rsid w:val="00210B07"/>
    <w:rsid w:val="00234C72"/>
    <w:rsid w:val="0023571F"/>
    <w:rsid w:val="00241BA8"/>
    <w:rsid w:val="00256F39"/>
    <w:rsid w:val="00274F36"/>
    <w:rsid w:val="00275F36"/>
    <w:rsid w:val="00283E5A"/>
    <w:rsid w:val="002A30BF"/>
    <w:rsid w:val="002A32D5"/>
    <w:rsid w:val="002A74CA"/>
    <w:rsid w:val="002B105A"/>
    <w:rsid w:val="002C1D07"/>
    <w:rsid w:val="002C1D6B"/>
    <w:rsid w:val="00300AA9"/>
    <w:rsid w:val="00302C04"/>
    <w:rsid w:val="0030458F"/>
    <w:rsid w:val="00307C96"/>
    <w:rsid w:val="00322493"/>
    <w:rsid w:val="00324E43"/>
    <w:rsid w:val="00336936"/>
    <w:rsid w:val="00336C0C"/>
    <w:rsid w:val="00342210"/>
    <w:rsid w:val="00343715"/>
    <w:rsid w:val="003544ED"/>
    <w:rsid w:val="00394A01"/>
    <w:rsid w:val="003A1A38"/>
    <w:rsid w:val="003A1B40"/>
    <w:rsid w:val="003A3783"/>
    <w:rsid w:val="003A7237"/>
    <w:rsid w:val="003B4562"/>
    <w:rsid w:val="003D1263"/>
    <w:rsid w:val="003D26C9"/>
    <w:rsid w:val="003D3B6D"/>
    <w:rsid w:val="003E1D68"/>
    <w:rsid w:val="003F7A57"/>
    <w:rsid w:val="004108E2"/>
    <w:rsid w:val="00417F37"/>
    <w:rsid w:val="004425FD"/>
    <w:rsid w:val="004447A1"/>
    <w:rsid w:val="00444C47"/>
    <w:rsid w:val="00462567"/>
    <w:rsid w:val="00473408"/>
    <w:rsid w:val="00474944"/>
    <w:rsid w:val="00476651"/>
    <w:rsid w:val="004821AB"/>
    <w:rsid w:val="00487648"/>
    <w:rsid w:val="00493D35"/>
    <w:rsid w:val="004A4135"/>
    <w:rsid w:val="004A4566"/>
    <w:rsid w:val="004B3250"/>
    <w:rsid w:val="004C1EFC"/>
    <w:rsid w:val="004C6E04"/>
    <w:rsid w:val="004E4D19"/>
    <w:rsid w:val="004F5CD3"/>
    <w:rsid w:val="00506654"/>
    <w:rsid w:val="00510304"/>
    <w:rsid w:val="005166E8"/>
    <w:rsid w:val="00525804"/>
    <w:rsid w:val="00532906"/>
    <w:rsid w:val="00545288"/>
    <w:rsid w:val="00552C85"/>
    <w:rsid w:val="00560198"/>
    <w:rsid w:val="00560212"/>
    <w:rsid w:val="00572427"/>
    <w:rsid w:val="0057252B"/>
    <w:rsid w:val="00573C51"/>
    <w:rsid w:val="0059326C"/>
    <w:rsid w:val="005A15D7"/>
    <w:rsid w:val="005A4C57"/>
    <w:rsid w:val="005B38A1"/>
    <w:rsid w:val="005B4C73"/>
    <w:rsid w:val="005C61C1"/>
    <w:rsid w:val="005E473B"/>
    <w:rsid w:val="006001FF"/>
    <w:rsid w:val="00605A5E"/>
    <w:rsid w:val="0061419C"/>
    <w:rsid w:val="00622354"/>
    <w:rsid w:val="006267E9"/>
    <w:rsid w:val="006472B0"/>
    <w:rsid w:val="00655EE7"/>
    <w:rsid w:val="0066699A"/>
    <w:rsid w:val="006977DB"/>
    <w:rsid w:val="006A30FB"/>
    <w:rsid w:val="006A71E2"/>
    <w:rsid w:val="006B01E0"/>
    <w:rsid w:val="006B065D"/>
    <w:rsid w:val="006C7EDE"/>
    <w:rsid w:val="006D6DEE"/>
    <w:rsid w:val="006E31EE"/>
    <w:rsid w:val="00722E96"/>
    <w:rsid w:val="00730383"/>
    <w:rsid w:val="007371D7"/>
    <w:rsid w:val="00747821"/>
    <w:rsid w:val="0076734F"/>
    <w:rsid w:val="0078269E"/>
    <w:rsid w:val="007929E7"/>
    <w:rsid w:val="00796207"/>
    <w:rsid w:val="007A2CA1"/>
    <w:rsid w:val="007A58ED"/>
    <w:rsid w:val="007B70D1"/>
    <w:rsid w:val="007D00E7"/>
    <w:rsid w:val="007D73A9"/>
    <w:rsid w:val="007F2FC5"/>
    <w:rsid w:val="007F342A"/>
    <w:rsid w:val="007F6D0D"/>
    <w:rsid w:val="007F7C78"/>
    <w:rsid w:val="008001FE"/>
    <w:rsid w:val="0080727D"/>
    <w:rsid w:val="00824490"/>
    <w:rsid w:val="00850CDD"/>
    <w:rsid w:val="00854A6F"/>
    <w:rsid w:val="00861C58"/>
    <w:rsid w:val="00863AF5"/>
    <w:rsid w:val="00867BA4"/>
    <w:rsid w:val="008716C8"/>
    <w:rsid w:val="00885D79"/>
    <w:rsid w:val="008942CB"/>
    <w:rsid w:val="008A1659"/>
    <w:rsid w:val="008A2459"/>
    <w:rsid w:val="008B3B77"/>
    <w:rsid w:val="008B4C9F"/>
    <w:rsid w:val="008C5952"/>
    <w:rsid w:val="008E1D19"/>
    <w:rsid w:val="008E286E"/>
    <w:rsid w:val="008E57D7"/>
    <w:rsid w:val="008F097C"/>
    <w:rsid w:val="008F1CD9"/>
    <w:rsid w:val="009011DF"/>
    <w:rsid w:val="009054F1"/>
    <w:rsid w:val="009059B6"/>
    <w:rsid w:val="00913228"/>
    <w:rsid w:val="00916A6C"/>
    <w:rsid w:val="00920070"/>
    <w:rsid w:val="00927138"/>
    <w:rsid w:val="00930562"/>
    <w:rsid w:val="00934B2E"/>
    <w:rsid w:val="00945DFC"/>
    <w:rsid w:val="009469B4"/>
    <w:rsid w:val="00951651"/>
    <w:rsid w:val="00952AEC"/>
    <w:rsid w:val="00953E56"/>
    <w:rsid w:val="00960F41"/>
    <w:rsid w:val="00967E03"/>
    <w:rsid w:val="00973B9D"/>
    <w:rsid w:val="00992AEA"/>
    <w:rsid w:val="0099401A"/>
    <w:rsid w:val="00995C39"/>
    <w:rsid w:val="009B716E"/>
    <w:rsid w:val="009D0B6D"/>
    <w:rsid w:val="009D53EE"/>
    <w:rsid w:val="009F399C"/>
    <w:rsid w:val="00A0060E"/>
    <w:rsid w:val="00A00B9D"/>
    <w:rsid w:val="00A202D6"/>
    <w:rsid w:val="00A20C95"/>
    <w:rsid w:val="00A22BD7"/>
    <w:rsid w:val="00A25239"/>
    <w:rsid w:val="00A37EDE"/>
    <w:rsid w:val="00A51F61"/>
    <w:rsid w:val="00A665BC"/>
    <w:rsid w:val="00A67F30"/>
    <w:rsid w:val="00A70A7E"/>
    <w:rsid w:val="00A849AC"/>
    <w:rsid w:val="00A87BF7"/>
    <w:rsid w:val="00A87ECE"/>
    <w:rsid w:val="00A94F0D"/>
    <w:rsid w:val="00A95B04"/>
    <w:rsid w:val="00A96FA1"/>
    <w:rsid w:val="00AA11D1"/>
    <w:rsid w:val="00AA243D"/>
    <w:rsid w:val="00AA50A0"/>
    <w:rsid w:val="00AC78B4"/>
    <w:rsid w:val="00AE0B46"/>
    <w:rsid w:val="00AE262D"/>
    <w:rsid w:val="00AF28E4"/>
    <w:rsid w:val="00AF4809"/>
    <w:rsid w:val="00B04039"/>
    <w:rsid w:val="00B11562"/>
    <w:rsid w:val="00B34EA9"/>
    <w:rsid w:val="00B4420A"/>
    <w:rsid w:val="00B56E52"/>
    <w:rsid w:val="00B573AE"/>
    <w:rsid w:val="00B70A9F"/>
    <w:rsid w:val="00B84846"/>
    <w:rsid w:val="00B902FA"/>
    <w:rsid w:val="00B914A8"/>
    <w:rsid w:val="00B9674B"/>
    <w:rsid w:val="00BA4FB1"/>
    <w:rsid w:val="00BB013B"/>
    <w:rsid w:val="00BC05F2"/>
    <w:rsid w:val="00BC59A3"/>
    <w:rsid w:val="00BD0F2E"/>
    <w:rsid w:val="00BD12AE"/>
    <w:rsid w:val="00BD4739"/>
    <w:rsid w:val="00BD5F9B"/>
    <w:rsid w:val="00BF2A09"/>
    <w:rsid w:val="00BF33E2"/>
    <w:rsid w:val="00C03C0E"/>
    <w:rsid w:val="00C07D2D"/>
    <w:rsid w:val="00C20AA7"/>
    <w:rsid w:val="00C3702C"/>
    <w:rsid w:val="00C45488"/>
    <w:rsid w:val="00C517CE"/>
    <w:rsid w:val="00C530CF"/>
    <w:rsid w:val="00C576CB"/>
    <w:rsid w:val="00C57954"/>
    <w:rsid w:val="00C648C9"/>
    <w:rsid w:val="00C730B6"/>
    <w:rsid w:val="00C92AC9"/>
    <w:rsid w:val="00CC77FE"/>
    <w:rsid w:val="00CE42D6"/>
    <w:rsid w:val="00CE72AA"/>
    <w:rsid w:val="00CF0280"/>
    <w:rsid w:val="00CF3E6D"/>
    <w:rsid w:val="00D12909"/>
    <w:rsid w:val="00D240CB"/>
    <w:rsid w:val="00D3010F"/>
    <w:rsid w:val="00D63A74"/>
    <w:rsid w:val="00D6581F"/>
    <w:rsid w:val="00D73D7C"/>
    <w:rsid w:val="00D74F40"/>
    <w:rsid w:val="00D769B8"/>
    <w:rsid w:val="00D93A3D"/>
    <w:rsid w:val="00D9736F"/>
    <w:rsid w:val="00DA443C"/>
    <w:rsid w:val="00DA7FE4"/>
    <w:rsid w:val="00DB0CCD"/>
    <w:rsid w:val="00E02C70"/>
    <w:rsid w:val="00E274F1"/>
    <w:rsid w:val="00E322B0"/>
    <w:rsid w:val="00E36BF8"/>
    <w:rsid w:val="00E56C3F"/>
    <w:rsid w:val="00E6181A"/>
    <w:rsid w:val="00E73AF7"/>
    <w:rsid w:val="00E87A07"/>
    <w:rsid w:val="00E9187A"/>
    <w:rsid w:val="00EA72F2"/>
    <w:rsid w:val="00EB30E7"/>
    <w:rsid w:val="00EB329F"/>
    <w:rsid w:val="00EC1BDC"/>
    <w:rsid w:val="00EC38D6"/>
    <w:rsid w:val="00EC77F2"/>
    <w:rsid w:val="00ED5FFF"/>
    <w:rsid w:val="00EE71B9"/>
    <w:rsid w:val="00F0421B"/>
    <w:rsid w:val="00F10F34"/>
    <w:rsid w:val="00F16EE7"/>
    <w:rsid w:val="00F23EB8"/>
    <w:rsid w:val="00F7211C"/>
    <w:rsid w:val="00F76E31"/>
    <w:rsid w:val="00F770A3"/>
    <w:rsid w:val="00FD6BB9"/>
    <w:rsid w:val="00FE0C06"/>
    <w:rsid w:val="00FF55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9D7138"/>
  <w14:defaultImageDpi w14:val="32767"/>
  <w15:chartTrackingRefBased/>
  <w15:docId w15:val="{8332ADED-4D7A-4A27-8600-46FD5A98F9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1562"/>
    <w:pPr>
      <w:widowControl w:val="0"/>
      <w:spacing w:after="0" w:line="240" w:lineRule="auto"/>
      <w:jc w:val="both"/>
    </w:pPr>
    <w:rPr>
      <w:kern w:val="2"/>
      <w:sz w:val="21"/>
    </w:rPr>
  </w:style>
  <w:style w:type="paragraph" w:styleId="Heading1">
    <w:name w:val="heading 1"/>
    <w:basedOn w:val="Normal"/>
    <w:next w:val="Normal"/>
    <w:link w:val="Heading1Char"/>
    <w:uiPriority w:val="9"/>
    <w:qFormat/>
    <w:rsid w:val="0073038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3038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D93A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Number list,Heading 2_sj,Dot pt,Numbered Para 1,No Spacing1,List Paragraph Char Char Char,Indicator Text,Bullet 1,List Paragraph1,Bullet Points,MAIN CONTENT,List Paragraph12,F5 List Paragraph,Yellow Bullet,Normal bullet 2,Paragraph,Source"/>
    <w:basedOn w:val="Normal"/>
    <w:link w:val="ListParagraphChar"/>
    <w:uiPriority w:val="34"/>
    <w:qFormat/>
    <w:rsid w:val="00186B1E"/>
    <w:pPr>
      <w:ind w:left="720"/>
      <w:contextualSpacing/>
    </w:pPr>
  </w:style>
  <w:style w:type="paragraph" w:styleId="FootnoteText">
    <w:name w:val="footnote text"/>
    <w:aliases w:val="~FootnoteText"/>
    <w:basedOn w:val="Normal"/>
    <w:link w:val="FootnoteTextChar"/>
    <w:uiPriority w:val="99"/>
    <w:unhideWhenUsed/>
    <w:qFormat/>
    <w:rsid w:val="00186B1E"/>
    <w:pPr>
      <w:widowControl/>
      <w:jc w:val="left"/>
    </w:pPr>
    <w:rPr>
      <w:kern w:val="0"/>
      <w:sz w:val="20"/>
      <w:szCs w:val="20"/>
    </w:rPr>
  </w:style>
  <w:style w:type="character" w:customStyle="1" w:styleId="FootnoteTextChar">
    <w:name w:val="Footnote Text Char"/>
    <w:aliases w:val="~FootnoteText Char"/>
    <w:basedOn w:val="DefaultParagraphFont"/>
    <w:link w:val="FootnoteText"/>
    <w:uiPriority w:val="99"/>
    <w:rsid w:val="00186B1E"/>
    <w:rPr>
      <w:sz w:val="20"/>
      <w:szCs w:val="20"/>
    </w:rPr>
  </w:style>
  <w:style w:type="character" w:styleId="FootnoteReference">
    <w:name w:val="footnote reference"/>
    <w:aliases w:val="~FootnoteRef,number,Footnote reference number,Footnote symbol,note TESI,-E Fußnotenzeichen,SUPERS,Footnote number,Footnote Reference Superscript,Footnote reference superscritp,BVI fnr,stylish,Ref,de nota al pie,Footnote Refernece"/>
    <w:basedOn w:val="DefaultParagraphFont"/>
    <w:uiPriority w:val="99"/>
    <w:unhideWhenUsed/>
    <w:qFormat/>
    <w:rsid w:val="00186B1E"/>
    <w:rPr>
      <w:vertAlign w:val="superscript"/>
    </w:rPr>
  </w:style>
  <w:style w:type="table" w:styleId="TableGrid">
    <w:name w:val="Table Grid"/>
    <w:basedOn w:val="TableNormal"/>
    <w:uiPriority w:val="39"/>
    <w:rsid w:val="00186B1E"/>
    <w:pPr>
      <w:spacing w:after="0" w:line="240" w:lineRule="auto"/>
    </w:pPr>
    <w:rPr>
      <w:kern w:val="2"/>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Number list Char,Heading 2_sj Char,Dot pt Char,Numbered Para 1 Char,No Spacing1 Char,List Paragraph Char Char Char Char,Indicator Text Char,Bullet 1 Char,List Paragraph1 Char,Bullet Points Char,MAIN CONTENT Char,List Paragraph12 Char"/>
    <w:basedOn w:val="DefaultParagraphFont"/>
    <w:link w:val="ListParagraph"/>
    <w:uiPriority w:val="34"/>
    <w:qFormat/>
    <w:locked/>
    <w:rsid w:val="00E02C70"/>
    <w:rPr>
      <w:kern w:val="2"/>
      <w:sz w:val="21"/>
    </w:rPr>
  </w:style>
  <w:style w:type="character" w:styleId="Hyperlink">
    <w:name w:val="Hyperlink"/>
    <w:basedOn w:val="DefaultParagraphFont"/>
    <w:uiPriority w:val="99"/>
    <w:unhideWhenUsed/>
    <w:rsid w:val="00D6581F"/>
    <w:rPr>
      <w:color w:val="0000FF"/>
      <w:u w:val="single"/>
    </w:rPr>
  </w:style>
  <w:style w:type="paragraph" w:styleId="EndnoteText">
    <w:name w:val="endnote text"/>
    <w:basedOn w:val="Normal"/>
    <w:link w:val="EndnoteTextChar"/>
    <w:uiPriority w:val="99"/>
    <w:semiHidden/>
    <w:unhideWhenUsed/>
    <w:rsid w:val="006E31EE"/>
    <w:rPr>
      <w:sz w:val="20"/>
      <w:szCs w:val="20"/>
    </w:rPr>
  </w:style>
  <w:style w:type="character" w:customStyle="1" w:styleId="EndnoteTextChar">
    <w:name w:val="Endnote Text Char"/>
    <w:basedOn w:val="DefaultParagraphFont"/>
    <w:link w:val="EndnoteText"/>
    <w:uiPriority w:val="99"/>
    <w:semiHidden/>
    <w:rsid w:val="006E31EE"/>
    <w:rPr>
      <w:kern w:val="2"/>
      <w:sz w:val="20"/>
      <w:szCs w:val="20"/>
    </w:rPr>
  </w:style>
  <w:style w:type="character" w:styleId="EndnoteReference">
    <w:name w:val="endnote reference"/>
    <w:basedOn w:val="DefaultParagraphFont"/>
    <w:uiPriority w:val="99"/>
    <w:semiHidden/>
    <w:unhideWhenUsed/>
    <w:rsid w:val="006E31EE"/>
    <w:rPr>
      <w:vertAlign w:val="superscript"/>
    </w:rPr>
  </w:style>
  <w:style w:type="character" w:styleId="UnresolvedMention">
    <w:name w:val="Unresolved Mention"/>
    <w:basedOn w:val="DefaultParagraphFont"/>
    <w:uiPriority w:val="99"/>
    <w:semiHidden/>
    <w:unhideWhenUsed/>
    <w:rsid w:val="006E31EE"/>
    <w:rPr>
      <w:color w:val="605E5C"/>
      <w:shd w:val="clear" w:color="auto" w:fill="E1DFDD"/>
    </w:rPr>
  </w:style>
  <w:style w:type="paragraph" w:styleId="Header">
    <w:name w:val="header"/>
    <w:basedOn w:val="Normal"/>
    <w:link w:val="HeaderChar"/>
    <w:uiPriority w:val="99"/>
    <w:unhideWhenUsed/>
    <w:rsid w:val="00CF3E6D"/>
    <w:pPr>
      <w:tabs>
        <w:tab w:val="center" w:pos="4680"/>
        <w:tab w:val="right" w:pos="9360"/>
      </w:tabs>
    </w:pPr>
  </w:style>
  <w:style w:type="character" w:customStyle="1" w:styleId="HeaderChar">
    <w:name w:val="Header Char"/>
    <w:basedOn w:val="DefaultParagraphFont"/>
    <w:link w:val="Header"/>
    <w:uiPriority w:val="99"/>
    <w:rsid w:val="00CF3E6D"/>
    <w:rPr>
      <w:kern w:val="2"/>
      <w:sz w:val="21"/>
    </w:rPr>
  </w:style>
  <w:style w:type="paragraph" w:styleId="Footer">
    <w:name w:val="footer"/>
    <w:basedOn w:val="Normal"/>
    <w:link w:val="FooterChar"/>
    <w:uiPriority w:val="99"/>
    <w:unhideWhenUsed/>
    <w:rsid w:val="00CF3E6D"/>
    <w:pPr>
      <w:tabs>
        <w:tab w:val="center" w:pos="4680"/>
        <w:tab w:val="right" w:pos="9360"/>
      </w:tabs>
    </w:pPr>
  </w:style>
  <w:style w:type="character" w:customStyle="1" w:styleId="FooterChar">
    <w:name w:val="Footer Char"/>
    <w:basedOn w:val="DefaultParagraphFont"/>
    <w:link w:val="Footer"/>
    <w:uiPriority w:val="99"/>
    <w:rsid w:val="00CF3E6D"/>
    <w:rPr>
      <w:kern w:val="2"/>
      <w:sz w:val="21"/>
    </w:rPr>
  </w:style>
  <w:style w:type="character" w:styleId="FollowedHyperlink">
    <w:name w:val="FollowedHyperlink"/>
    <w:basedOn w:val="DefaultParagraphFont"/>
    <w:uiPriority w:val="99"/>
    <w:semiHidden/>
    <w:unhideWhenUsed/>
    <w:rsid w:val="004425FD"/>
    <w:rPr>
      <w:color w:val="954F72" w:themeColor="followedHyperlink"/>
      <w:u w:val="single"/>
    </w:rPr>
  </w:style>
  <w:style w:type="character" w:customStyle="1" w:styleId="Heading1Char">
    <w:name w:val="Heading 1 Char"/>
    <w:basedOn w:val="DefaultParagraphFont"/>
    <w:link w:val="Heading1"/>
    <w:uiPriority w:val="9"/>
    <w:rsid w:val="00730383"/>
    <w:rPr>
      <w:rFonts w:asciiTheme="majorHAnsi" w:eastAsiaTheme="majorEastAsia" w:hAnsiTheme="majorHAnsi" w:cstheme="majorBidi"/>
      <w:color w:val="2F5496" w:themeColor="accent1" w:themeShade="BF"/>
      <w:kern w:val="2"/>
      <w:sz w:val="32"/>
      <w:szCs w:val="32"/>
    </w:rPr>
  </w:style>
  <w:style w:type="paragraph" w:styleId="TOCHeading">
    <w:name w:val="TOC Heading"/>
    <w:basedOn w:val="Heading1"/>
    <w:next w:val="Normal"/>
    <w:uiPriority w:val="39"/>
    <w:unhideWhenUsed/>
    <w:qFormat/>
    <w:rsid w:val="00730383"/>
    <w:pPr>
      <w:widowControl/>
      <w:spacing w:line="259" w:lineRule="auto"/>
      <w:jc w:val="left"/>
      <w:outlineLvl w:val="9"/>
    </w:pPr>
    <w:rPr>
      <w:kern w:val="0"/>
      <w:lang w:eastAsia="en-US"/>
    </w:rPr>
  </w:style>
  <w:style w:type="character" w:customStyle="1" w:styleId="Heading2Char">
    <w:name w:val="Heading 2 Char"/>
    <w:basedOn w:val="DefaultParagraphFont"/>
    <w:link w:val="Heading2"/>
    <w:uiPriority w:val="9"/>
    <w:rsid w:val="00730383"/>
    <w:rPr>
      <w:rFonts w:asciiTheme="majorHAnsi" w:eastAsiaTheme="majorEastAsia" w:hAnsiTheme="majorHAnsi" w:cstheme="majorBidi"/>
      <w:color w:val="2F5496" w:themeColor="accent1" w:themeShade="BF"/>
      <w:kern w:val="2"/>
      <w:sz w:val="26"/>
      <w:szCs w:val="26"/>
    </w:rPr>
  </w:style>
  <w:style w:type="paragraph" w:styleId="TOC1">
    <w:name w:val="toc 1"/>
    <w:basedOn w:val="Normal"/>
    <w:next w:val="Normal"/>
    <w:autoRedefine/>
    <w:uiPriority w:val="39"/>
    <w:unhideWhenUsed/>
    <w:rsid w:val="00730383"/>
    <w:pPr>
      <w:spacing w:after="100"/>
    </w:pPr>
  </w:style>
  <w:style w:type="paragraph" w:styleId="TOC2">
    <w:name w:val="toc 2"/>
    <w:basedOn w:val="Normal"/>
    <w:next w:val="Normal"/>
    <w:autoRedefine/>
    <w:uiPriority w:val="39"/>
    <w:unhideWhenUsed/>
    <w:rsid w:val="00730383"/>
    <w:pPr>
      <w:spacing w:after="100"/>
      <w:ind w:left="210"/>
    </w:pPr>
  </w:style>
  <w:style w:type="character" w:styleId="Emphasis">
    <w:name w:val="Emphasis"/>
    <w:basedOn w:val="DefaultParagraphFont"/>
    <w:uiPriority w:val="20"/>
    <w:qFormat/>
    <w:rsid w:val="007D00E7"/>
    <w:rPr>
      <w:i/>
      <w:iCs/>
    </w:rPr>
  </w:style>
  <w:style w:type="paragraph" w:styleId="Caption">
    <w:name w:val="caption"/>
    <w:basedOn w:val="Normal"/>
    <w:next w:val="Normal"/>
    <w:uiPriority w:val="35"/>
    <w:unhideWhenUsed/>
    <w:qFormat/>
    <w:rsid w:val="00BD12AE"/>
    <w:pPr>
      <w:spacing w:after="200"/>
    </w:pPr>
    <w:rPr>
      <w:i/>
      <w:iCs/>
      <w:color w:val="44546A" w:themeColor="text2"/>
      <w:sz w:val="18"/>
      <w:szCs w:val="18"/>
    </w:rPr>
  </w:style>
  <w:style w:type="character" w:customStyle="1" w:styleId="Heading4Char">
    <w:name w:val="Heading 4 Char"/>
    <w:basedOn w:val="DefaultParagraphFont"/>
    <w:link w:val="Heading4"/>
    <w:uiPriority w:val="9"/>
    <w:semiHidden/>
    <w:rsid w:val="00D93A3D"/>
    <w:rPr>
      <w:rFonts w:asciiTheme="majorHAnsi" w:eastAsiaTheme="majorEastAsia" w:hAnsiTheme="majorHAnsi" w:cstheme="majorBidi"/>
      <w:i/>
      <w:iCs/>
      <w:color w:val="2F5496" w:themeColor="accent1" w:themeShade="BF"/>
      <w:kern w:val="2"/>
      <w:sz w:val="21"/>
    </w:rPr>
  </w:style>
  <w:style w:type="character" w:styleId="CommentReference">
    <w:name w:val="annotation reference"/>
    <w:basedOn w:val="DefaultParagraphFont"/>
    <w:uiPriority w:val="99"/>
    <w:semiHidden/>
    <w:unhideWhenUsed/>
    <w:rsid w:val="00C07D2D"/>
    <w:rPr>
      <w:sz w:val="16"/>
      <w:szCs w:val="16"/>
    </w:rPr>
  </w:style>
  <w:style w:type="paragraph" w:styleId="CommentText">
    <w:name w:val="annotation text"/>
    <w:basedOn w:val="Normal"/>
    <w:link w:val="CommentTextChar"/>
    <w:uiPriority w:val="99"/>
    <w:semiHidden/>
    <w:unhideWhenUsed/>
    <w:rsid w:val="00C07D2D"/>
    <w:rPr>
      <w:sz w:val="20"/>
      <w:szCs w:val="20"/>
    </w:rPr>
  </w:style>
  <w:style w:type="character" w:customStyle="1" w:styleId="CommentTextChar">
    <w:name w:val="Comment Text Char"/>
    <w:basedOn w:val="DefaultParagraphFont"/>
    <w:link w:val="CommentText"/>
    <w:uiPriority w:val="99"/>
    <w:semiHidden/>
    <w:rsid w:val="00C07D2D"/>
    <w:rPr>
      <w:kern w:val="2"/>
      <w:sz w:val="20"/>
      <w:szCs w:val="20"/>
    </w:rPr>
  </w:style>
  <w:style w:type="paragraph" w:styleId="CommentSubject">
    <w:name w:val="annotation subject"/>
    <w:basedOn w:val="CommentText"/>
    <w:next w:val="CommentText"/>
    <w:link w:val="CommentSubjectChar"/>
    <w:uiPriority w:val="99"/>
    <w:semiHidden/>
    <w:unhideWhenUsed/>
    <w:rsid w:val="00C07D2D"/>
    <w:rPr>
      <w:b/>
      <w:bCs/>
    </w:rPr>
  </w:style>
  <w:style w:type="character" w:customStyle="1" w:styleId="CommentSubjectChar">
    <w:name w:val="Comment Subject Char"/>
    <w:basedOn w:val="CommentTextChar"/>
    <w:link w:val="CommentSubject"/>
    <w:uiPriority w:val="99"/>
    <w:semiHidden/>
    <w:rsid w:val="00C07D2D"/>
    <w:rPr>
      <w:b/>
      <w:bCs/>
      <w:kern w:val="2"/>
      <w:sz w:val="20"/>
      <w:szCs w:val="20"/>
    </w:rPr>
  </w:style>
  <w:style w:type="character" w:styleId="PlaceholderText">
    <w:name w:val="Placeholder Text"/>
    <w:basedOn w:val="DefaultParagraphFont"/>
    <w:uiPriority w:val="99"/>
    <w:semiHidden/>
    <w:rsid w:val="00057E5D"/>
    <w:rPr>
      <w:color w:val="808080"/>
    </w:rPr>
  </w:style>
  <w:style w:type="character" w:styleId="BookTitle">
    <w:name w:val="Book Title"/>
    <w:basedOn w:val="DefaultParagraphFont"/>
    <w:uiPriority w:val="33"/>
    <w:qFormat/>
    <w:rsid w:val="000511BB"/>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055593">
      <w:bodyDiv w:val="1"/>
      <w:marLeft w:val="0"/>
      <w:marRight w:val="0"/>
      <w:marTop w:val="0"/>
      <w:marBottom w:val="0"/>
      <w:divBdr>
        <w:top w:val="none" w:sz="0" w:space="0" w:color="auto"/>
        <w:left w:val="none" w:sz="0" w:space="0" w:color="auto"/>
        <w:bottom w:val="none" w:sz="0" w:space="0" w:color="auto"/>
        <w:right w:val="none" w:sz="0" w:space="0" w:color="auto"/>
      </w:divBdr>
    </w:div>
    <w:div w:id="383674155">
      <w:bodyDiv w:val="1"/>
      <w:marLeft w:val="0"/>
      <w:marRight w:val="0"/>
      <w:marTop w:val="0"/>
      <w:marBottom w:val="0"/>
      <w:divBdr>
        <w:top w:val="none" w:sz="0" w:space="0" w:color="auto"/>
        <w:left w:val="none" w:sz="0" w:space="0" w:color="auto"/>
        <w:bottom w:val="none" w:sz="0" w:space="0" w:color="auto"/>
        <w:right w:val="none" w:sz="0" w:space="0" w:color="auto"/>
      </w:divBdr>
    </w:div>
    <w:div w:id="410811653">
      <w:bodyDiv w:val="1"/>
      <w:marLeft w:val="0"/>
      <w:marRight w:val="0"/>
      <w:marTop w:val="0"/>
      <w:marBottom w:val="0"/>
      <w:divBdr>
        <w:top w:val="none" w:sz="0" w:space="0" w:color="auto"/>
        <w:left w:val="none" w:sz="0" w:space="0" w:color="auto"/>
        <w:bottom w:val="none" w:sz="0" w:space="0" w:color="auto"/>
        <w:right w:val="none" w:sz="0" w:space="0" w:color="auto"/>
      </w:divBdr>
    </w:div>
    <w:div w:id="460270699">
      <w:bodyDiv w:val="1"/>
      <w:marLeft w:val="0"/>
      <w:marRight w:val="0"/>
      <w:marTop w:val="0"/>
      <w:marBottom w:val="0"/>
      <w:divBdr>
        <w:top w:val="none" w:sz="0" w:space="0" w:color="auto"/>
        <w:left w:val="none" w:sz="0" w:space="0" w:color="auto"/>
        <w:bottom w:val="none" w:sz="0" w:space="0" w:color="auto"/>
        <w:right w:val="none" w:sz="0" w:space="0" w:color="auto"/>
      </w:divBdr>
    </w:div>
    <w:div w:id="465121770">
      <w:bodyDiv w:val="1"/>
      <w:marLeft w:val="0"/>
      <w:marRight w:val="0"/>
      <w:marTop w:val="0"/>
      <w:marBottom w:val="0"/>
      <w:divBdr>
        <w:top w:val="none" w:sz="0" w:space="0" w:color="auto"/>
        <w:left w:val="none" w:sz="0" w:space="0" w:color="auto"/>
        <w:bottom w:val="none" w:sz="0" w:space="0" w:color="auto"/>
        <w:right w:val="none" w:sz="0" w:space="0" w:color="auto"/>
      </w:divBdr>
    </w:div>
    <w:div w:id="549920300">
      <w:bodyDiv w:val="1"/>
      <w:marLeft w:val="0"/>
      <w:marRight w:val="0"/>
      <w:marTop w:val="0"/>
      <w:marBottom w:val="0"/>
      <w:divBdr>
        <w:top w:val="none" w:sz="0" w:space="0" w:color="auto"/>
        <w:left w:val="none" w:sz="0" w:space="0" w:color="auto"/>
        <w:bottom w:val="none" w:sz="0" w:space="0" w:color="auto"/>
        <w:right w:val="none" w:sz="0" w:space="0" w:color="auto"/>
      </w:divBdr>
    </w:div>
    <w:div w:id="895512666">
      <w:bodyDiv w:val="1"/>
      <w:marLeft w:val="0"/>
      <w:marRight w:val="0"/>
      <w:marTop w:val="0"/>
      <w:marBottom w:val="0"/>
      <w:divBdr>
        <w:top w:val="none" w:sz="0" w:space="0" w:color="auto"/>
        <w:left w:val="none" w:sz="0" w:space="0" w:color="auto"/>
        <w:bottom w:val="none" w:sz="0" w:space="0" w:color="auto"/>
        <w:right w:val="none" w:sz="0" w:space="0" w:color="auto"/>
      </w:divBdr>
    </w:div>
    <w:div w:id="925499848">
      <w:bodyDiv w:val="1"/>
      <w:marLeft w:val="0"/>
      <w:marRight w:val="0"/>
      <w:marTop w:val="0"/>
      <w:marBottom w:val="0"/>
      <w:divBdr>
        <w:top w:val="none" w:sz="0" w:space="0" w:color="auto"/>
        <w:left w:val="none" w:sz="0" w:space="0" w:color="auto"/>
        <w:bottom w:val="none" w:sz="0" w:space="0" w:color="auto"/>
        <w:right w:val="none" w:sz="0" w:space="0" w:color="auto"/>
      </w:divBdr>
    </w:div>
    <w:div w:id="1084183973">
      <w:bodyDiv w:val="1"/>
      <w:marLeft w:val="0"/>
      <w:marRight w:val="0"/>
      <w:marTop w:val="0"/>
      <w:marBottom w:val="0"/>
      <w:divBdr>
        <w:top w:val="none" w:sz="0" w:space="0" w:color="auto"/>
        <w:left w:val="none" w:sz="0" w:space="0" w:color="auto"/>
        <w:bottom w:val="none" w:sz="0" w:space="0" w:color="auto"/>
        <w:right w:val="none" w:sz="0" w:space="0" w:color="auto"/>
      </w:divBdr>
      <w:divsChild>
        <w:div w:id="283973715">
          <w:marLeft w:val="0"/>
          <w:marRight w:val="0"/>
          <w:marTop w:val="0"/>
          <w:marBottom w:val="0"/>
          <w:divBdr>
            <w:top w:val="none" w:sz="0" w:space="0" w:color="auto"/>
            <w:left w:val="none" w:sz="0" w:space="0" w:color="auto"/>
            <w:bottom w:val="none" w:sz="0" w:space="0" w:color="auto"/>
            <w:right w:val="none" w:sz="0" w:space="0" w:color="auto"/>
          </w:divBdr>
          <w:divsChild>
            <w:div w:id="343359376">
              <w:marLeft w:val="0"/>
              <w:marRight w:val="0"/>
              <w:marTop w:val="0"/>
              <w:marBottom w:val="0"/>
              <w:divBdr>
                <w:top w:val="none" w:sz="0" w:space="0" w:color="auto"/>
                <w:left w:val="none" w:sz="0" w:space="0" w:color="auto"/>
                <w:bottom w:val="none" w:sz="0" w:space="0" w:color="auto"/>
                <w:right w:val="none" w:sz="0" w:space="0" w:color="auto"/>
              </w:divBdr>
              <w:divsChild>
                <w:div w:id="1085105890">
                  <w:marLeft w:val="0"/>
                  <w:marRight w:val="0"/>
                  <w:marTop w:val="0"/>
                  <w:marBottom w:val="0"/>
                  <w:divBdr>
                    <w:top w:val="none" w:sz="0" w:space="0" w:color="auto"/>
                    <w:left w:val="none" w:sz="0" w:space="0" w:color="auto"/>
                    <w:bottom w:val="none" w:sz="0" w:space="0" w:color="auto"/>
                    <w:right w:val="none" w:sz="0" w:space="0" w:color="auto"/>
                  </w:divBdr>
                </w:div>
              </w:divsChild>
            </w:div>
            <w:div w:id="899681198">
              <w:marLeft w:val="0"/>
              <w:marRight w:val="0"/>
              <w:marTop w:val="0"/>
              <w:marBottom w:val="0"/>
              <w:divBdr>
                <w:top w:val="none" w:sz="0" w:space="0" w:color="auto"/>
                <w:left w:val="none" w:sz="0" w:space="0" w:color="auto"/>
                <w:bottom w:val="none" w:sz="0" w:space="0" w:color="auto"/>
                <w:right w:val="none" w:sz="0" w:space="0" w:color="auto"/>
              </w:divBdr>
              <w:divsChild>
                <w:div w:id="252248749">
                  <w:marLeft w:val="0"/>
                  <w:marRight w:val="0"/>
                  <w:marTop w:val="0"/>
                  <w:marBottom w:val="0"/>
                  <w:divBdr>
                    <w:top w:val="none" w:sz="0" w:space="0" w:color="auto"/>
                    <w:left w:val="none" w:sz="0" w:space="0" w:color="auto"/>
                    <w:bottom w:val="none" w:sz="0" w:space="0" w:color="auto"/>
                    <w:right w:val="none" w:sz="0" w:space="0" w:color="auto"/>
                  </w:divBdr>
                </w:div>
              </w:divsChild>
            </w:div>
            <w:div w:id="994916417">
              <w:marLeft w:val="0"/>
              <w:marRight w:val="0"/>
              <w:marTop w:val="0"/>
              <w:marBottom w:val="0"/>
              <w:divBdr>
                <w:top w:val="none" w:sz="0" w:space="0" w:color="auto"/>
                <w:left w:val="none" w:sz="0" w:space="0" w:color="auto"/>
                <w:bottom w:val="none" w:sz="0" w:space="0" w:color="auto"/>
                <w:right w:val="none" w:sz="0" w:space="0" w:color="auto"/>
              </w:divBdr>
              <w:divsChild>
                <w:div w:id="619655069">
                  <w:marLeft w:val="0"/>
                  <w:marRight w:val="0"/>
                  <w:marTop w:val="0"/>
                  <w:marBottom w:val="0"/>
                  <w:divBdr>
                    <w:top w:val="none" w:sz="0" w:space="0" w:color="auto"/>
                    <w:left w:val="none" w:sz="0" w:space="0" w:color="auto"/>
                    <w:bottom w:val="none" w:sz="0" w:space="0" w:color="auto"/>
                    <w:right w:val="none" w:sz="0" w:space="0" w:color="auto"/>
                  </w:divBdr>
                </w:div>
              </w:divsChild>
            </w:div>
            <w:div w:id="1793136256">
              <w:marLeft w:val="0"/>
              <w:marRight w:val="0"/>
              <w:marTop w:val="0"/>
              <w:marBottom w:val="0"/>
              <w:divBdr>
                <w:top w:val="none" w:sz="0" w:space="0" w:color="auto"/>
                <w:left w:val="none" w:sz="0" w:space="0" w:color="auto"/>
                <w:bottom w:val="none" w:sz="0" w:space="0" w:color="auto"/>
                <w:right w:val="none" w:sz="0" w:space="0" w:color="auto"/>
              </w:divBdr>
              <w:divsChild>
                <w:div w:id="526407018">
                  <w:marLeft w:val="0"/>
                  <w:marRight w:val="0"/>
                  <w:marTop w:val="0"/>
                  <w:marBottom w:val="0"/>
                  <w:divBdr>
                    <w:top w:val="none" w:sz="0" w:space="0" w:color="auto"/>
                    <w:left w:val="none" w:sz="0" w:space="0" w:color="auto"/>
                    <w:bottom w:val="none" w:sz="0" w:space="0" w:color="auto"/>
                    <w:right w:val="none" w:sz="0" w:space="0" w:color="auto"/>
                  </w:divBdr>
                </w:div>
              </w:divsChild>
            </w:div>
            <w:div w:id="305938952">
              <w:marLeft w:val="0"/>
              <w:marRight w:val="0"/>
              <w:marTop w:val="0"/>
              <w:marBottom w:val="0"/>
              <w:divBdr>
                <w:top w:val="none" w:sz="0" w:space="0" w:color="auto"/>
                <w:left w:val="none" w:sz="0" w:space="0" w:color="auto"/>
                <w:bottom w:val="none" w:sz="0" w:space="0" w:color="auto"/>
                <w:right w:val="none" w:sz="0" w:space="0" w:color="auto"/>
              </w:divBdr>
              <w:divsChild>
                <w:div w:id="1195387570">
                  <w:marLeft w:val="0"/>
                  <w:marRight w:val="0"/>
                  <w:marTop w:val="0"/>
                  <w:marBottom w:val="0"/>
                  <w:divBdr>
                    <w:top w:val="none" w:sz="0" w:space="0" w:color="auto"/>
                    <w:left w:val="none" w:sz="0" w:space="0" w:color="auto"/>
                    <w:bottom w:val="none" w:sz="0" w:space="0" w:color="auto"/>
                    <w:right w:val="none" w:sz="0" w:space="0" w:color="auto"/>
                  </w:divBdr>
                </w:div>
              </w:divsChild>
            </w:div>
            <w:div w:id="1138913842">
              <w:marLeft w:val="0"/>
              <w:marRight w:val="0"/>
              <w:marTop w:val="0"/>
              <w:marBottom w:val="0"/>
              <w:divBdr>
                <w:top w:val="none" w:sz="0" w:space="0" w:color="auto"/>
                <w:left w:val="none" w:sz="0" w:space="0" w:color="auto"/>
                <w:bottom w:val="none" w:sz="0" w:space="0" w:color="auto"/>
                <w:right w:val="none" w:sz="0" w:space="0" w:color="auto"/>
              </w:divBdr>
            </w:div>
            <w:div w:id="1319456803">
              <w:marLeft w:val="0"/>
              <w:marRight w:val="0"/>
              <w:marTop w:val="0"/>
              <w:marBottom w:val="0"/>
              <w:divBdr>
                <w:top w:val="none" w:sz="0" w:space="0" w:color="auto"/>
                <w:left w:val="none" w:sz="0" w:space="0" w:color="auto"/>
                <w:bottom w:val="none" w:sz="0" w:space="0" w:color="auto"/>
                <w:right w:val="none" w:sz="0" w:space="0" w:color="auto"/>
              </w:divBdr>
            </w:div>
            <w:div w:id="1194152973">
              <w:marLeft w:val="0"/>
              <w:marRight w:val="0"/>
              <w:marTop w:val="0"/>
              <w:marBottom w:val="0"/>
              <w:divBdr>
                <w:top w:val="none" w:sz="0" w:space="0" w:color="auto"/>
                <w:left w:val="none" w:sz="0" w:space="0" w:color="auto"/>
                <w:bottom w:val="none" w:sz="0" w:space="0" w:color="auto"/>
                <w:right w:val="none" w:sz="0" w:space="0" w:color="auto"/>
              </w:divBdr>
            </w:div>
            <w:div w:id="73091353">
              <w:marLeft w:val="0"/>
              <w:marRight w:val="0"/>
              <w:marTop w:val="0"/>
              <w:marBottom w:val="0"/>
              <w:divBdr>
                <w:top w:val="none" w:sz="0" w:space="0" w:color="auto"/>
                <w:left w:val="none" w:sz="0" w:space="0" w:color="auto"/>
                <w:bottom w:val="none" w:sz="0" w:space="0" w:color="auto"/>
                <w:right w:val="none" w:sz="0" w:space="0" w:color="auto"/>
              </w:divBdr>
              <w:divsChild>
                <w:div w:id="634412973">
                  <w:marLeft w:val="0"/>
                  <w:marRight w:val="0"/>
                  <w:marTop w:val="0"/>
                  <w:marBottom w:val="0"/>
                  <w:divBdr>
                    <w:top w:val="none" w:sz="0" w:space="0" w:color="auto"/>
                    <w:left w:val="none" w:sz="0" w:space="0" w:color="auto"/>
                    <w:bottom w:val="none" w:sz="0" w:space="0" w:color="auto"/>
                    <w:right w:val="none" w:sz="0" w:space="0" w:color="auto"/>
                  </w:divBdr>
                </w:div>
              </w:divsChild>
            </w:div>
            <w:div w:id="1752964159">
              <w:marLeft w:val="0"/>
              <w:marRight w:val="0"/>
              <w:marTop w:val="0"/>
              <w:marBottom w:val="0"/>
              <w:divBdr>
                <w:top w:val="none" w:sz="0" w:space="0" w:color="auto"/>
                <w:left w:val="none" w:sz="0" w:space="0" w:color="auto"/>
                <w:bottom w:val="none" w:sz="0" w:space="0" w:color="auto"/>
                <w:right w:val="none" w:sz="0" w:space="0" w:color="auto"/>
              </w:divBdr>
            </w:div>
            <w:div w:id="248121231">
              <w:marLeft w:val="0"/>
              <w:marRight w:val="0"/>
              <w:marTop w:val="0"/>
              <w:marBottom w:val="0"/>
              <w:divBdr>
                <w:top w:val="none" w:sz="0" w:space="0" w:color="auto"/>
                <w:left w:val="none" w:sz="0" w:space="0" w:color="auto"/>
                <w:bottom w:val="none" w:sz="0" w:space="0" w:color="auto"/>
                <w:right w:val="none" w:sz="0" w:space="0" w:color="auto"/>
              </w:divBdr>
            </w:div>
            <w:div w:id="3493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89828">
      <w:bodyDiv w:val="1"/>
      <w:marLeft w:val="0"/>
      <w:marRight w:val="0"/>
      <w:marTop w:val="0"/>
      <w:marBottom w:val="0"/>
      <w:divBdr>
        <w:top w:val="none" w:sz="0" w:space="0" w:color="auto"/>
        <w:left w:val="none" w:sz="0" w:space="0" w:color="auto"/>
        <w:bottom w:val="none" w:sz="0" w:space="0" w:color="auto"/>
        <w:right w:val="none" w:sz="0" w:space="0" w:color="auto"/>
      </w:divBdr>
    </w:div>
    <w:div w:id="1199314313">
      <w:bodyDiv w:val="1"/>
      <w:marLeft w:val="0"/>
      <w:marRight w:val="0"/>
      <w:marTop w:val="0"/>
      <w:marBottom w:val="0"/>
      <w:divBdr>
        <w:top w:val="none" w:sz="0" w:space="0" w:color="auto"/>
        <w:left w:val="none" w:sz="0" w:space="0" w:color="auto"/>
        <w:bottom w:val="none" w:sz="0" w:space="0" w:color="auto"/>
        <w:right w:val="none" w:sz="0" w:space="0" w:color="auto"/>
      </w:divBdr>
    </w:div>
    <w:div w:id="1314530003">
      <w:bodyDiv w:val="1"/>
      <w:marLeft w:val="0"/>
      <w:marRight w:val="0"/>
      <w:marTop w:val="0"/>
      <w:marBottom w:val="0"/>
      <w:divBdr>
        <w:top w:val="none" w:sz="0" w:space="0" w:color="auto"/>
        <w:left w:val="none" w:sz="0" w:space="0" w:color="auto"/>
        <w:bottom w:val="none" w:sz="0" w:space="0" w:color="auto"/>
        <w:right w:val="none" w:sz="0" w:space="0" w:color="auto"/>
      </w:divBdr>
    </w:div>
    <w:div w:id="1858420389">
      <w:bodyDiv w:val="1"/>
      <w:marLeft w:val="0"/>
      <w:marRight w:val="0"/>
      <w:marTop w:val="0"/>
      <w:marBottom w:val="0"/>
      <w:divBdr>
        <w:top w:val="none" w:sz="0" w:space="0" w:color="auto"/>
        <w:left w:val="none" w:sz="0" w:space="0" w:color="auto"/>
        <w:bottom w:val="none" w:sz="0" w:space="0" w:color="auto"/>
        <w:right w:val="none" w:sz="0" w:space="0" w:color="auto"/>
      </w:divBdr>
    </w:div>
    <w:div w:id="1858733066">
      <w:bodyDiv w:val="1"/>
      <w:marLeft w:val="0"/>
      <w:marRight w:val="0"/>
      <w:marTop w:val="0"/>
      <w:marBottom w:val="0"/>
      <w:divBdr>
        <w:top w:val="none" w:sz="0" w:space="0" w:color="auto"/>
        <w:left w:val="none" w:sz="0" w:space="0" w:color="auto"/>
        <w:bottom w:val="none" w:sz="0" w:space="0" w:color="auto"/>
        <w:right w:val="none" w:sz="0" w:space="0" w:color="auto"/>
      </w:divBdr>
    </w:div>
    <w:div w:id="2051801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blogs.worldbank.org/climatechange/how-chinas-national-carbon-market-can-support-its-transition-carbon-neutrality" TargetMode="External"/><Relationship Id="rId2" Type="http://schemas.openxmlformats.org/officeDocument/2006/relationships/hyperlink" Target="https://openknowledge.worldbank.org/handle/10986/36080" TargetMode="External"/><Relationship Id="rId1" Type="http://schemas.openxmlformats.org/officeDocument/2006/relationships/hyperlink" Target="https://openknowledge.worldbank.org/handle/10986/36080"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www.worldbank.org/en/country/china/publication/china-country-climate-and-development-report" TargetMode="External"/><Relationship Id="rId3" Type="http://schemas.openxmlformats.org/officeDocument/2006/relationships/hyperlink" Target="https://cssd1992.org/files/Yzgzgtb82RMjAQml9xvs_%E3%80%8A%E4%B8%AD%E5%9B%BD%E9%95%BF%E6%9C%9F%E4%BD%8E%E7%A2%B3%E5%8F%91%E5%B1%95%E6%88%98%E7%95%A5%E4%B8%8E%E8%BD%AC%E5%9E%8B%E8%B7%AF%E5%BE%84%E7%A0%94%E7%A9%B6%E3%80%8B%E7%BB%BC%E5%90%88%E6%8A%A5%E5%91%8A.pdf" TargetMode="External"/><Relationship Id="rId7" Type="http://schemas.openxmlformats.org/officeDocument/2006/relationships/hyperlink" Target="https://www.mee.gov.cn/ywgz/ydqhbh/wsqtkz/202112/t20211231_965906.shtml" TargetMode="External"/><Relationship Id="rId2" Type="http://schemas.openxmlformats.org/officeDocument/2006/relationships/hyperlink" Target="https://m.thepaper.cn/baijiahao_14544988" TargetMode="External"/><Relationship Id="rId1" Type="http://schemas.openxmlformats.org/officeDocument/2006/relationships/hyperlink" Target="https://www.ipcc.ch/sr15/chapter/spm/" TargetMode="External"/><Relationship Id="rId6" Type="http://schemas.openxmlformats.org/officeDocument/2006/relationships/hyperlink" Target="https://doi.org/10.1016/j.ese.2021.100134" TargetMode="External"/><Relationship Id="rId5" Type="http://schemas.openxmlformats.org/officeDocument/2006/relationships/hyperlink" Target="https://www.sxfxer.com/info/news.php?id=864" TargetMode="External"/><Relationship Id="rId4" Type="http://schemas.openxmlformats.org/officeDocument/2006/relationships/hyperlink" Target="https://doi.org/10.1016/j.ese.2021.100134" TargetMode="External"/><Relationship Id="rId9" Type="http://schemas.openxmlformats.org/officeDocument/2006/relationships/hyperlink" Target="https://www.iea.org/reports/the-role-of-chinas-ets-in-power-sector-decarbonis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341E00-DC0A-4FB6-9B37-AFA18CFDDA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5315</TotalTime>
  <Pages>26</Pages>
  <Words>6361</Words>
  <Characters>36263</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Jichong Wu</dc:creator>
  <cp:keywords/>
  <dc:description/>
  <cp:lastModifiedBy>Jichong Wu</cp:lastModifiedBy>
  <cp:revision>79</cp:revision>
  <dcterms:created xsi:type="dcterms:W3CDTF">2022-11-20T16:34:00Z</dcterms:created>
  <dcterms:modified xsi:type="dcterms:W3CDTF">2023-01-15T18:16:00Z</dcterms:modified>
</cp:coreProperties>
</file>